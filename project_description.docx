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imes New Roman" w:cs="Arial"/>
          <w:b w:val="0"/>
          <w:bCs w:val="0"/>
          <w:color w:val="auto"/>
          <w:sz w:val="24"/>
          <w:szCs w:val="20"/>
        </w:rPr>
        <w:id w:val="1421837262"/>
        <w:docPartObj>
          <w:docPartGallery w:val="Table of Contents"/>
          <w:docPartUnique/>
        </w:docPartObj>
      </w:sdtPr>
      <w:sdtEndPr>
        <w:rPr>
          <w:noProof/>
        </w:rPr>
      </w:sdtEndPr>
      <w:sdtContent>
        <w:p w14:paraId="6FE96B88" w14:textId="47A1F583" w:rsidR="00876E91" w:rsidRDefault="00876E91">
          <w:pPr>
            <w:pStyle w:val="TOCHeading"/>
          </w:pPr>
          <w:r>
            <w:t>Mục lục</w:t>
          </w:r>
        </w:p>
        <w:p w14:paraId="170D0F76" w14:textId="09A21E8F" w:rsidR="00876E91" w:rsidRDefault="00876E91">
          <w:pPr>
            <w:pStyle w:val="TOC1"/>
            <w:tabs>
              <w:tab w:val="left" w:pos="1480"/>
            </w:tabs>
            <w:rPr>
              <w:rFonts w:asciiTheme="minorHAnsi" w:eastAsiaTheme="minorEastAsia" w:hAnsiTheme="minorHAnsi" w:cstheme="minorBidi"/>
              <w:b w:val="0"/>
              <w:bCs w:val="0"/>
              <w:caps w:val="0"/>
              <w:szCs w:val="22"/>
              <w:lang w:eastAsia="ja-JP"/>
            </w:rPr>
          </w:pPr>
          <w:r>
            <w:fldChar w:fldCharType="begin"/>
          </w:r>
          <w:r>
            <w:instrText xml:space="preserve"> TOC \o "1-3" \h \z \u </w:instrText>
          </w:r>
          <w:r>
            <w:fldChar w:fldCharType="separate"/>
          </w:r>
          <w:hyperlink w:anchor="_Toc32671769" w:history="1">
            <w:r w:rsidRPr="00C64C9B">
              <w:rPr>
                <w:rStyle w:val="Hyperlink"/>
              </w:rPr>
              <w:t>CHƯƠNG 1.</w:t>
            </w:r>
            <w:r>
              <w:rPr>
                <w:rFonts w:asciiTheme="minorHAnsi" w:eastAsiaTheme="minorEastAsia" w:hAnsiTheme="minorHAnsi" w:cstheme="minorBidi"/>
                <w:b w:val="0"/>
                <w:bCs w:val="0"/>
                <w:caps w:val="0"/>
                <w:szCs w:val="22"/>
                <w:lang w:eastAsia="ja-JP"/>
              </w:rPr>
              <w:tab/>
            </w:r>
            <w:r w:rsidRPr="00C64C9B">
              <w:rPr>
                <w:rStyle w:val="Hyperlink"/>
              </w:rPr>
              <w:t>G</w:t>
            </w:r>
            <w:bookmarkStart w:id="0" w:name="_GoBack"/>
            <w:bookmarkEnd w:id="0"/>
            <w:r w:rsidRPr="00C64C9B">
              <w:rPr>
                <w:rStyle w:val="Hyperlink"/>
              </w:rPr>
              <w:t>iới thiệu</w:t>
            </w:r>
            <w:r>
              <w:rPr>
                <w:webHidden/>
              </w:rPr>
              <w:tab/>
            </w:r>
            <w:r>
              <w:rPr>
                <w:webHidden/>
              </w:rPr>
              <w:fldChar w:fldCharType="begin"/>
            </w:r>
            <w:r>
              <w:rPr>
                <w:webHidden/>
              </w:rPr>
              <w:instrText xml:space="preserve"> PAGEREF _Toc32671769 \h </w:instrText>
            </w:r>
            <w:r>
              <w:rPr>
                <w:webHidden/>
              </w:rPr>
            </w:r>
            <w:r>
              <w:rPr>
                <w:webHidden/>
              </w:rPr>
              <w:fldChar w:fldCharType="separate"/>
            </w:r>
            <w:r>
              <w:rPr>
                <w:webHidden/>
              </w:rPr>
              <w:t>2</w:t>
            </w:r>
            <w:r>
              <w:rPr>
                <w:webHidden/>
              </w:rPr>
              <w:fldChar w:fldCharType="end"/>
            </w:r>
          </w:hyperlink>
        </w:p>
        <w:p w14:paraId="6B16D724" w14:textId="6F115659" w:rsidR="00876E91" w:rsidRDefault="00C80B9C">
          <w:pPr>
            <w:pStyle w:val="TOC2"/>
            <w:rPr>
              <w:rFonts w:asciiTheme="minorHAnsi" w:eastAsiaTheme="minorEastAsia" w:hAnsiTheme="minorHAnsi" w:cstheme="minorBidi"/>
              <w:sz w:val="22"/>
              <w:szCs w:val="22"/>
              <w:lang w:eastAsia="ja-JP"/>
            </w:rPr>
          </w:pPr>
          <w:hyperlink w:anchor="_Toc32671770" w:history="1">
            <w:r w:rsidR="00876E91" w:rsidRPr="00C64C9B">
              <w:rPr>
                <w:rStyle w:val="Hyperlink"/>
                <w:lang w:val="vi-VN"/>
              </w:rPr>
              <w:t>1.1.</w:t>
            </w:r>
            <w:r w:rsidR="00876E91">
              <w:rPr>
                <w:rFonts w:asciiTheme="minorHAnsi" w:eastAsiaTheme="minorEastAsia" w:hAnsiTheme="minorHAnsi" w:cstheme="minorBidi"/>
                <w:sz w:val="22"/>
                <w:szCs w:val="22"/>
                <w:lang w:eastAsia="ja-JP"/>
              </w:rPr>
              <w:tab/>
            </w:r>
            <w:r w:rsidR="00876E91" w:rsidRPr="00C64C9B">
              <w:rPr>
                <w:rStyle w:val="Hyperlink"/>
                <w:lang w:val="vi-VN"/>
              </w:rPr>
              <w:t>Công nghệ sử dụng trong dự án quản lý công việc</w:t>
            </w:r>
            <w:r w:rsidR="00876E91">
              <w:rPr>
                <w:webHidden/>
              </w:rPr>
              <w:tab/>
            </w:r>
            <w:r w:rsidR="00876E91">
              <w:rPr>
                <w:webHidden/>
              </w:rPr>
              <w:fldChar w:fldCharType="begin"/>
            </w:r>
            <w:r w:rsidR="00876E91">
              <w:rPr>
                <w:webHidden/>
              </w:rPr>
              <w:instrText xml:space="preserve"> PAGEREF _Toc32671770 \h </w:instrText>
            </w:r>
            <w:r w:rsidR="00876E91">
              <w:rPr>
                <w:webHidden/>
              </w:rPr>
            </w:r>
            <w:r w:rsidR="00876E91">
              <w:rPr>
                <w:webHidden/>
              </w:rPr>
              <w:fldChar w:fldCharType="separate"/>
            </w:r>
            <w:r w:rsidR="00876E91">
              <w:rPr>
                <w:webHidden/>
              </w:rPr>
              <w:t>2</w:t>
            </w:r>
            <w:r w:rsidR="00876E91">
              <w:rPr>
                <w:webHidden/>
              </w:rPr>
              <w:fldChar w:fldCharType="end"/>
            </w:r>
          </w:hyperlink>
        </w:p>
        <w:p w14:paraId="66485F89" w14:textId="7CB60800" w:rsidR="00876E91" w:rsidRDefault="00C80B9C">
          <w:pPr>
            <w:pStyle w:val="TOC2"/>
            <w:rPr>
              <w:rFonts w:asciiTheme="minorHAnsi" w:eastAsiaTheme="minorEastAsia" w:hAnsiTheme="minorHAnsi" w:cstheme="minorBidi"/>
              <w:sz w:val="22"/>
              <w:szCs w:val="22"/>
              <w:lang w:eastAsia="ja-JP"/>
            </w:rPr>
          </w:pPr>
          <w:hyperlink w:anchor="_Toc32671771" w:history="1">
            <w:r w:rsidR="00876E91" w:rsidRPr="00C64C9B">
              <w:rPr>
                <w:rStyle w:val="Hyperlink"/>
              </w:rPr>
              <w:t>1.2.</w:t>
            </w:r>
            <w:r w:rsidR="00876E91">
              <w:rPr>
                <w:rFonts w:asciiTheme="minorHAnsi" w:eastAsiaTheme="minorEastAsia" w:hAnsiTheme="minorHAnsi" w:cstheme="minorBidi"/>
                <w:sz w:val="22"/>
                <w:szCs w:val="22"/>
                <w:lang w:eastAsia="ja-JP"/>
              </w:rPr>
              <w:tab/>
            </w:r>
            <w:r w:rsidR="00876E91" w:rsidRPr="00C64C9B">
              <w:rPr>
                <w:rStyle w:val="Hyperlink"/>
              </w:rPr>
              <w:t>Một số thuật ngữ cần chú ý</w:t>
            </w:r>
            <w:r w:rsidR="00876E91">
              <w:rPr>
                <w:webHidden/>
              </w:rPr>
              <w:tab/>
            </w:r>
            <w:r w:rsidR="00876E91">
              <w:rPr>
                <w:webHidden/>
              </w:rPr>
              <w:fldChar w:fldCharType="begin"/>
            </w:r>
            <w:r w:rsidR="00876E91">
              <w:rPr>
                <w:webHidden/>
              </w:rPr>
              <w:instrText xml:space="preserve"> PAGEREF _Toc32671771 \h </w:instrText>
            </w:r>
            <w:r w:rsidR="00876E91">
              <w:rPr>
                <w:webHidden/>
              </w:rPr>
            </w:r>
            <w:r w:rsidR="00876E91">
              <w:rPr>
                <w:webHidden/>
              </w:rPr>
              <w:fldChar w:fldCharType="separate"/>
            </w:r>
            <w:r w:rsidR="00876E91">
              <w:rPr>
                <w:webHidden/>
              </w:rPr>
              <w:t>2</w:t>
            </w:r>
            <w:r w:rsidR="00876E91">
              <w:rPr>
                <w:webHidden/>
              </w:rPr>
              <w:fldChar w:fldCharType="end"/>
            </w:r>
          </w:hyperlink>
        </w:p>
        <w:p w14:paraId="0185F47F" w14:textId="22F4F4FF" w:rsidR="00876E91" w:rsidRDefault="00C80B9C">
          <w:pPr>
            <w:pStyle w:val="TOC1"/>
            <w:tabs>
              <w:tab w:val="left" w:pos="1480"/>
            </w:tabs>
            <w:rPr>
              <w:rFonts w:asciiTheme="minorHAnsi" w:eastAsiaTheme="minorEastAsia" w:hAnsiTheme="minorHAnsi" w:cstheme="minorBidi"/>
              <w:b w:val="0"/>
              <w:bCs w:val="0"/>
              <w:caps w:val="0"/>
              <w:szCs w:val="22"/>
              <w:lang w:eastAsia="ja-JP"/>
            </w:rPr>
          </w:pPr>
          <w:hyperlink w:anchor="_Toc32671772" w:history="1">
            <w:r w:rsidR="00876E91" w:rsidRPr="00C64C9B">
              <w:rPr>
                <w:rStyle w:val="Hyperlink"/>
              </w:rPr>
              <w:t>CHƯƠNG 2.</w:t>
            </w:r>
            <w:r w:rsidR="00876E91">
              <w:rPr>
                <w:rFonts w:asciiTheme="minorHAnsi" w:eastAsiaTheme="minorEastAsia" w:hAnsiTheme="minorHAnsi" w:cstheme="minorBidi"/>
                <w:b w:val="0"/>
                <w:bCs w:val="0"/>
                <w:caps w:val="0"/>
                <w:szCs w:val="22"/>
                <w:lang w:eastAsia="ja-JP"/>
              </w:rPr>
              <w:tab/>
            </w:r>
            <w:r w:rsidR="00876E91" w:rsidRPr="00C64C9B">
              <w:rPr>
                <w:rStyle w:val="Hyperlink"/>
              </w:rPr>
              <w:t>Mô hình phân quyền RBAC và cấu trúc cơ sở dữ liệu trong dự án quản lý công việc.</w:t>
            </w:r>
            <w:r w:rsidR="00876E91">
              <w:rPr>
                <w:webHidden/>
              </w:rPr>
              <w:tab/>
            </w:r>
            <w:r w:rsidR="00876E91">
              <w:rPr>
                <w:webHidden/>
              </w:rPr>
              <w:fldChar w:fldCharType="begin"/>
            </w:r>
            <w:r w:rsidR="00876E91">
              <w:rPr>
                <w:webHidden/>
              </w:rPr>
              <w:instrText xml:space="preserve"> PAGEREF _Toc32671772 \h </w:instrText>
            </w:r>
            <w:r w:rsidR="00876E91">
              <w:rPr>
                <w:webHidden/>
              </w:rPr>
            </w:r>
            <w:r w:rsidR="00876E91">
              <w:rPr>
                <w:webHidden/>
              </w:rPr>
              <w:fldChar w:fldCharType="separate"/>
            </w:r>
            <w:r w:rsidR="00876E91">
              <w:rPr>
                <w:webHidden/>
              </w:rPr>
              <w:t>4</w:t>
            </w:r>
            <w:r w:rsidR="00876E91">
              <w:rPr>
                <w:webHidden/>
              </w:rPr>
              <w:fldChar w:fldCharType="end"/>
            </w:r>
          </w:hyperlink>
        </w:p>
        <w:p w14:paraId="0B016AEE" w14:textId="7D543207" w:rsidR="00876E91" w:rsidRDefault="00C80B9C">
          <w:pPr>
            <w:pStyle w:val="TOC2"/>
            <w:rPr>
              <w:rFonts w:asciiTheme="minorHAnsi" w:eastAsiaTheme="minorEastAsia" w:hAnsiTheme="minorHAnsi" w:cstheme="minorBidi"/>
              <w:sz w:val="22"/>
              <w:szCs w:val="22"/>
              <w:lang w:eastAsia="ja-JP"/>
            </w:rPr>
          </w:pPr>
          <w:hyperlink w:anchor="_Toc32671773" w:history="1">
            <w:r w:rsidR="00876E91" w:rsidRPr="00C64C9B">
              <w:rPr>
                <w:rStyle w:val="Hyperlink"/>
              </w:rPr>
              <w:t>2.1.</w:t>
            </w:r>
            <w:r w:rsidR="00876E91">
              <w:rPr>
                <w:rFonts w:asciiTheme="minorHAnsi" w:eastAsiaTheme="minorEastAsia" w:hAnsiTheme="minorHAnsi" w:cstheme="minorBidi"/>
                <w:sz w:val="22"/>
                <w:szCs w:val="22"/>
                <w:lang w:eastAsia="ja-JP"/>
              </w:rPr>
              <w:tab/>
            </w:r>
            <w:r w:rsidR="00876E91" w:rsidRPr="00C64C9B">
              <w:rPr>
                <w:rStyle w:val="Hyperlink"/>
              </w:rPr>
              <w:t>Mô hình phân quyền RBAC</w:t>
            </w:r>
            <w:r w:rsidR="00876E91">
              <w:rPr>
                <w:webHidden/>
              </w:rPr>
              <w:tab/>
            </w:r>
            <w:r w:rsidR="00876E91">
              <w:rPr>
                <w:webHidden/>
              </w:rPr>
              <w:fldChar w:fldCharType="begin"/>
            </w:r>
            <w:r w:rsidR="00876E91">
              <w:rPr>
                <w:webHidden/>
              </w:rPr>
              <w:instrText xml:space="preserve"> PAGEREF _Toc32671773 \h </w:instrText>
            </w:r>
            <w:r w:rsidR="00876E91">
              <w:rPr>
                <w:webHidden/>
              </w:rPr>
            </w:r>
            <w:r w:rsidR="00876E91">
              <w:rPr>
                <w:webHidden/>
              </w:rPr>
              <w:fldChar w:fldCharType="separate"/>
            </w:r>
            <w:r w:rsidR="00876E91">
              <w:rPr>
                <w:webHidden/>
              </w:rPr>
              <w:t>4</w:t>
            </w:r>
            <w:r w:rsidR="00876E91">
              <w:rPr>
                <w:webHidden/>
              </w:rPr>
              <w:fldChar w:fldCharType="end"/>
            </w:r>
          </w:hyperlink>
        </w:p>
        <w:p w14:paraId="506FE82E" w14:textId="6FB39CCE" w:rsidR="00876E91" w:rsidRDefault="00C80B9C">
          <w:pPr>
            <w:pStyle w:val="TOC2"/>
            <w:rPr>
              <w:rFonts w:asciiTheme="minorHAnsi" w:eastAsiaTheme="minorEastAsia" w:hAnsiTheme="minorHAnsi" w:cstheme="minorBidi"/>
              <w:sz w:val="22"/>
              <w:szCs w:val="22"/>
              <w:lang w:eastAsia="ja-JP"/>
            </w:rPr>
          </w:pPr>
          <w:hyperlink w:anchor="_Toc32671774" w:history="1">
            <w:r w:rsidR="00876E91" w:rsidRPr="00C64C9B">
              <w:rPr>
                <w:rStyle w:val="Hyperlink"/>
              </w:rPr>
              <w:t>2.2.</w:t>
            </w:r>
            <w:r w:rsidR="00876E91">
              <w:rPr>
                <w:rFonts w:asciiTheme="minorHAnsi" w:eastAsiaTheme="minorEastAsia" w:hAnsiTheme="minorHAnsi" w:cstheme="minorBidi"/>
                <w:sz w:val="22"/>
                <w:szCs w:val="22"/>
                <w:lang w:eastAsia="ja-JP"/>
              </w:rPr>
              <w:tab/>
            </w:r>
            <w:r w:rsidR="00876E91" w:rsidRPr="00C64C9B">
              <w:rPr>
                <w:rStyle w:val="Hyperlink"/>
              </w:rPr>
              <w:t>Cơ sở dữ liệu của dự án Quản Lý Công Việc</w:t>
            </w:r>
            <w:r w:rsidR="00876E91">
              <w:rPr>
                <w:webHidden/>
              </w:rPr>
              <w:tab/>
            </w:r>
            <w:r w:rsidR="00876E91">
              <w:rPr>
                <w:webHidden/>
              </w:rPr>
              <w:fldChar w:fldCharType="begin"/>
            </w:r>
            <w:r w:rsidR="00876E91">
              <w:rPr>
                <w:webHidden/>
              </w:rPr>
              <w:instrText xml:space="preserve"> PAGEREF _Toc32671774 \h </w:instrText>
            </w:r>
            <w:r w:rsidR="00876E91">
              <w:rPr>
                <w:webHidden/>
              </w:rPr>
            </w:r>
            <w:r w:rsidR="00876E91">
              <w:rPr>
                <w:webHidden/>
              </w:rPr>
              <w:fldChar w:fldCharType="separate"/>
            </w:r>
            <w:r w:rsidR="00876E91">
              <w:rPr>
                <w:webHidden/>
              </w:rPr>
              <w:t>4</w:t>
            </w:r>
            <w:r w:rsidR="00876E91">
              <w:rPr>
                <w:webHidden/>
              </w:rPr>
              <w:fldChar w:fldCharType="end"/>
            </w:r>
          </w:hyperlink>
        </w:p>
        <w:p w14:paraId="702B0922" w14:textId="03A123D5" w:rsidR="00876E91" w:rsidRDefault="00C80B9C">
          <w:pPr>
            <w:pStyle w:val="TOC3"/>
            <w:rPr>
              <w:rFonts w:asciiTheme="minorHAnsi" w:eastAsiaTheme="minorEastAsia" w:hAnsiTheme="minorHAnsi" w:cstheme="minorBidi"/>
              <w:i w:val="0"/>
              <w:sz w:val="22"/>
              <w:szCs w:val="22"/>
              <w:lang w:eastAsia="ja-JP"/>
            </w:rPr>
          </w:pPr>
          <w:hyperlink w:anchor="_Toc32671775" w:history="1">
            <w:r w:rsidR="00876E91" w:rsidRPr="00C64C9B">
              <w:rPr>
                <w:rStyle w:val="Hyperlink"/>
              </w:rPr>
              <w:t>2.2.1.</w:t>
            </w:r>
            <w:r w:rsidR="00876E91">
              <w:rPr>
                <w:rFonts w:asciiTheme="minorHAnsi" w:eastAsiaTheme="minorEastAsia" w:hAnsiTheme="minorHAnsi" w:cstheme="minorBidi"/>
                <w:i w:val="0"/>
                <w:sz w:val="22"/>
                <w:szCs w:val="22"/>
                <w:lang w:eastAsia="ja-JP"/>
              </w:rPr>
              <w:tab/>
            </w:r>
            <w:r w:rsidR="00876E91" w:rsidRPr="00C64C9B">
              <w:rPr>
                <w:rStyle w:val="Hyperlink"/>
              </w:rPr>
              <w:t>Cấu trúc dữ liệu</w:t>
            </w:r>
            <w:r w:rsidR="00876E91">
              <w:rPr>
                <w:webHidden/>
              </w:rPr>
              <w:tab/>
            </w:r>
            <w:r w:rsidR="00876E91">
              <w:rPr>
                <w:webHidden/>
              </w:rPr>
              <w:fldChar w:fldCharType="begin"/>
            </w:r>
            <w:r w:rsidR="00876E91">
              <w:rPr>
                <w:webHidden/>
              </w:rPr>
              <w:instrText xml:space="preserve"> PAGEREF _Toc32671775 \h </w:instrText>
            </w:r>
            <w:r w:rsidR="00876E91">
              <w:rPr>
                <w:webHidden/>
              </w:rPr>
            </w:r>
            <w:r w:rsidR="00876E91">
              <w:rPr>
                <w:webHidden/>
              </w:rPr>
              <w:fldChar w:fldCharType="separate"/>
            </w:r>
            <w:r w:rsidR="00876E91">
              <w:rPr>
                <w:webHidden/>
              </w:rPr>
              <w:t>4</w:t>
            </w:r>
            <w:r w:rsidR="00876E91">
              <w:rPr>
                <w:webHidden/>
              </w:rPr>
              <w:fldChar w:fldCharType="end"/>
            </w:r>
          </w:hyperlink>
        </w:p>
        <w:p w14:paraId="3E0A4C65" w14:textId="723AE970" w:rsidR="00876E91" w:rsidRDefault="00C80B9C">
          <w:pPr>
            <w:pStyle w:val="TOC3"/>
            <w:rPr>
              <w:rFonts w:asciiTheme="minorHAnsi" w:eastAsiaTheme="minorEastAsia" w:hAnsiTheme="minorHAnsi" w:cstheme="minorBidi"/>
              <w:i w:val="0"/>
              <w:sz w:val="22"/>
              <w:szCs w:val="22"/>
              <w:lang w:eastAsia="ja-JP"/>
            </w:rPr>
          </w:pPr>
          <w:hyperlink w:anchor="_Toc32671776" w:history="1">
            <w:r w:rsidR="00876E91" w:rsidRPr="00C64C9B">
              <w:rPr>
                <w:rStyle w:val="Hyperlink"/>
              </w:rPr>
              <w:t>2.2.2.</w:t>
            </w:r>
            <w:r w:rsidR="00876E91">
              <w:rPr>
                <w:rFonts w:asciiTheme="minorHAnsi" w:eastAsiaTheme="minorEastAsia" w:hAnsiTheme="minorHAnsi" w:cstheme="minorBidi"/>
                <w:i w:val="0"/>
                <w:sz w:val="22"/>
                <w:szCs w:val="22"/>
                <w:lang w:eastAsia="ja-JP"/>
              </w:rPr>
              <w:tab/>
            </w:r>
            <w:r w:rsidR="00876E91" w:rsidRPr="00C64C9B">
              <w:rPr>
                <w:rStyle w:val="Hyperlink"/>
              </w:rPr>
              <w:t>Mô tả cho các Collection:</w:t>
            </w:r>
            <w:r w:rsidR="00876E91">
              <w:rPr>
                <w:webHidden/>
              </w:rPr>
              <w:tab/>
            </w:r>
            <w:r w:rsidR="00876E91">
              <w:rPr>
                <w:webHidden/>
              </w:rPr>
              <w:fldChar w:fldCharType="begin"/>
            </w:r>
            <w:r w:rsidR="00876E91">
              <w:rPr>
                <w:webHidden/>
              </w:rPr>
              <w:instrText xml:space="preserve"> PAGEREF _Toc32671776 \h </w:instrText>
            </w:r>
            <w:r w:rsidR="00876E91">
              <w:rPr>
                <w:webHidden/>
              </w:rPr>
            </w:r>
            <w:r w:rsidR="00876E91">
              <w:rPr>
                <w:webHidden/>
              </w:rPr>
              <w:fldChar w:fldCharType="separate"/>
            </w:r>
            <w:r w:rsidR="00876E91">
              <w:rPr>
                <w:webHidden/>
              </w:rPr>
              <w:t>5</w:t>
            </w:r>
            <w:r w:rsidR="00876E91">
              <w:rPr>
                <w:webHidden/>
              </w:rPr>
              <w:fldChar w:fldCharType="end"/>
            </w:r>
          </w:hyperlink>
        </w:p>
        <w:p w14:paraId="2C21A006" w14:textId="4EC964C1" w:rsidR="00876E91" w:rsidRDefault="00C80B9C">
          <w:pPr>
            <w:pStyle w:val="TOC2"/>
            <w:rPr>
              <w:rFonts w:asciiTheme="minorHAnsi" w:eastAsiaTheme="minorEastAsia" w:hAnsiTheme="minorHAnsi" w:cstheme="minorBidi"/>
              <w:sz w:val="22"/>
              <w:szCs w:val="22"/>
              <w:lang w:eastAsia="ja-JP"/>
            </w:rPr>
          </w:pPr>
          <w:hyperlink w:anchor="_Toc32671777" w:history="1">
            <w:r w:rsidR="00876E91" w:rsidRPr="00C64C9B">
              <w:rPr>
                <w:rStyle w:val="Hyperlink"/>
              </w:rPr>
              <w:t>2.3.</w:t>
            </w:r>
            <w:r w:rsidR="00876E91">
              <w:rPr>
                <w:rFonts w:asciiTheme="minorHAnsi" w:eastAsiaTheme="minorEastAsia" w:hAnsiTheme="minorHAnsi" w:cstheme="minorBidi"/>
                <w:sz w:val="22"/>
                <w:szCs w:val="22"/>
                <w:lang w:eastAsia="ja-JP"/>
              </w:rPr>
              <w:tab/>
            </w:r>
            <w:r w:rsidR="00876E91" w:rsidRPr="00C64C9B">
              <w:rPr>
                <w:rStyle w:val="Hyperlink"/>
              </w:rPr>
              <w:t>Mô hình</w:t>
            </w:r>
            <w:r w:rsidR="00876E91">
              <w:rPr>
                <w:webHidden/>
              </w:rPr>
              <w:tab/>
            </w:r>
            <w:r w:rsidR="00876E91">
              <w:rPr>
                <w:webHidden/>
              </w:rPr>
              <w:fldChar w:fldCharType="begin"/>
            </w:r>
            <w:r w:rsidR="00876E91">
              <w:rPr>
                <w:webHidden/>
              </w:rPr>
              <w:instrText xml:space="preserve"> PAGEREF _Toc32671777 \h </w:instrText>
            </w:r>
            <w:r w:rsidR="00876E91">
              <w:rPr>
                <w:webHidden/>
              </w:rPr>
            </w:r>
            <w:r w:rsidR="00876E91">
              <w:rPr>
                <w:webHidden/>
              </w:rPr>
              <w:fldChar w:fldCharType="separate"/>
            </w:r>
            <w:r w:rsidR="00876E91">
              <w:rPr>
                <w:webHidden/>
              </w:rPr>
              <w:t>12</w:t>
            </w:r>
            <w:r w:rsidR="00876E91">
              <w:rPr>
                <w:webHidden/>
              </w:rPr>
              <w:fldChar w:fldCharType="end"/>
            </w:r>
          </w:hyperlink>
        </w:p>
        <w:p w14:paraId="2104DE26" w14:textId="5DEF0FDC" w:rsidR="00876E91" w:rsidRDefault="00C80B9C">
          <w:pPr>
            <w:pStyle w:val="TOC3"/>
            <w:rPr>
              <w:rFonts w:asciiTheme="minorHAnsi" w:eastAsiaTheme="minorEastAsia" w:hAnsiTheme="minorHAnsi" w:cstheme="minorBidi"/>
              <w:i w:val="0"/>
              <w:sz w:val="22"/>
              <w:szCs w:val="22"/>
              <w:lang w:eastAsia="ja-JP"/>
            </w:rPr>
          </w:pPr>
          <w:hyperlink w:anchor="_Toc32671778" w:history="1">
            <w:r w:rsidR="00876E91" w:rsidRPr="00C64C9B">
              <w:rPr>
                <w:rStyle w:val="Hyperlink"/>
              </w:rPr>
              <w:t>2.3.1.</w:t>
            </w:r>
            <w:r w:rsidR="00876E91">
              <w:rPr>
                <w:rFonts w:asciiTheme="minorHAnsi" w:eastAsiaTheme="minorEastAsia" w:hAnsiTheme="minorHAnsi" w:cstheme="minorBidi"/>
                <w:i w:val="0"/>
                <w:sz w:val="22"/>
                <w:szCs w:val="22"/>
                <w:lang w:eastAsia="ja-JP"/>
              </w:rPr>
              <w:tab/>
            </w:r>
            <w:r w:rsidR="00876E91" w:rsidRPr="00C64C9B">
              <w:rPr>
                <w:rStyle w:val="Hyperlink"/>
              </w:rPr>
              <w:t>Mô tả:</w:t>
            </w:r>
            <w:r w:rsidR="00876E91">
              <w:rPr>
                <w:webHidden/>
              </w:rPr>
              <w:tab/>
            </w:r>
            <w:r w:rsidR="00876E91">
              <w:rPr>
                <w:webHidden/>
              </w:rPr>
              <w:fldChar w:fldCharType="begin"/>
            </w:r>
            <w:r w:rsidR="00876E91">
              <w:rPr>
                <w:webHidden/>
              </w:rPr>
              <w:instrText xml:space="preserve"> PAGEREF _Toc32671778 \h </w:instrText>
            </w:r>
            <w:r w:rsidR="00876E91">
              <w:rPr>
                <w:webHidden/>
              </w:rPr>
            </w:r>
            <w:r w:rsidR="00876E91">
              <w:rPr>
                <w:webHidden/>
              </w:rPr>
              <w:fldChar w:fldCharType="separate"/>
            </w:r>
            <w:r w:rsidR="00876E91">
              <w:rPr>
                <w:webHidden/>
              </w:rPr>
              <w:t>12</w:t>
            </w:r>
            <w:r w:rsidR="00876E91">
              <w:rPr>
                <w:webHidden/>
              </w:rPr>
              <w:fldChar w:fldCharType="end"/>
            </w:r>
          </w:hyperlink>
        </w:p>
        <w:p w14:paraId="52CB14B8" w14:textId="7CAF14BF" w:rsidR="00876E91" w:rsidRDefault="00C80B9C">
          <w:pPr>
            <w:pStyle w:val="TOC1"/>
            <w:tabs>
              <w:tab w:val="left" w:pos="1480"/>
            </w:tabs>
            <w:rPr>
              <w:rFonts w:asciiTheme="minorHAnsi" w:eastAsiaTheme="minorEastAsia" w:hAnsiTheme="minorHAnsi" w:cstheme="minorBidi"/>
              <w:b w:val="0"/>
              <w:bCs w:val="0"/>
              <w:caps w:val="0"/>
              <w:szCs w:val="22"/>
              <w:lang w:eastAsia="ja-JP"/>
            </w:rPr>
          </w:pPr>
          <w:hyperlink w:anchor="_Toc32671779" w:history="1">
            <w:r w:rsidR="00876E91" w:rsidRPr="00C64C9B">
              <w:rPr>
                <w:rStyle w:val="Hyperlink"/>
              </w:rPr>
              <w:t>CHƯƠNG 3.</w:t>
            </w:r>
            <w:r w:rsidR="00876E91">
              <w:rPr>
                <w:rFonts w:asciiTheme="minorHAnsi" w:eastAsiaTheme="minorEastAsia" w:hAnsiTheme="minorHAnsi" w:cstheme="minorBidi"/>
                <w:b w:val="0"/>
                <w:bCs w:val="0"/>
                <w:caps w:val="0"/>
                <w:szCs w:val="22"/>
                <w:lang w:eastAsia="ja-JP"/>
              </w:rPr>
              <w:tab/>
            </w:r>
            <w:r w:rsidR="00876E91" w:rsidRPr="00C64C9B">
              <w:rPr>
                <w:rStyle w:val="Hyperlink"/>
              </w:rPr>
              <w:t>Project Quản Lý Công Việc</w:t>
            </w:r>
            <w:r w:rsidR="00876E91">
              <w:rPr>
                <w:webHidden/>
              </w:rPr>
              <w:tab/>
            </w:r>
            <w:r w:rsidR="00876E91">
              <w:rPr>
                <w:webHidden/>
              </w:rPr>
              <w:fldChar w:fldCharType="begin"/>
            </w:r>
            <w:r w:rsidR="00876E91">
              <w:rPr>
                <w:webHidden/>
              </w:rPr>
              <w:instrText xml:space="preserve"> PAGEREF _Toc32671779 \h </w:instrText>
            </w:r>
            <w:r w:rsidR="00876E91">
              <w:rPr>
                <w:webHidden/>
              </w:rPr>
            </w:r>
            <w:r w:rsidR="00876E91">
              <w:rPr>
                <w:webHidden/>
              </w:rPr>
              <w:fldChar w:fldCharType="separate"/>
            </w:r>
            <w:r w:rsidR="00876E91">
              <w:rPr>
                <w:webHidden/>
              </w:rPr>
              <w:t>14</w:t>
            </w:r>
            <w:r w:rsidR="00876E91">
              <w:rPr>
                <w:webHidden/>
              </w:rPr>
              <w:fldChar w:fldCharType="end"/>
            </w:r>
          </w:hyperlink>
        </w:p>
        <w:p w14:paraId="53E6CA88" w14:textId="1889A058" w:rsidR="00876E91" w:rsidRDefault="00C80B9C">
          <w:pPr>
            <w:pStyle w:val="TOC2"/>
            <w:rPr>
              <w:rFonts w:asciiTheme="minorHAnsi" w:eastAsiaTheme="minorEastAsia" w:hAnsiTheme="minorHAnsi" w:cstheme="minorBidi"/>
              <w:sz w:val="22"/>
              <w:szCs w:val="22"/>
              <w:lang w:eastAsia="ja-JP"/>
            </w:rPr>
          </w:pPr>
          <w:hyperlink w:anchor="_Toc32671780" w:history="1">
            <w:r w:rsidR="00876E91" w:rsidRPr="00C64C9B">
              <w:rPr>
                <w:rStyle w:val="Hyperlink"/>
              </w:rPr>
              <w:t>3.1.</w:t>
            </w:r>
            <w:r w:rsidR="00876E91">
              <w:rPr>
                <w:rFonts w:asciiTheme="minorHAnsi" w:eastAsiaTheme="minorEastAsia" w:hAnsiTheme="minorHAnsi" w:cstheme="minorBidi"/>
                <w:sz w:val="22"/>
                <w:szCs w:val="22"/>
                <w:lang w:eastAsia="ja-JP"/>
              </w:rPr>
              <w:tab/>
            </w:r>
            <w:r w:rsidR="00876E91" w:rsidRPr="00C64C9B">
              <w:rPr>
                <w:rStyle w:val="Hyperlink"/>
              </w:rPr>
              <w:t>Coding convention</w:t>
            </w:r>
            <w:r w:rsidR="00876E91">
              <w:rPr>
                <w:webHidden/>
              </w:rPr>
              <w:tab/>
            </w:r>
            <w:r w:rsidR="00876E91">
              <w:rPr>
                <w:webHidden/>
              </w:rPr>
              <w:fldChar w:fldCharType="begin"/>
            </w:r>
            <w:r w:rsidR="00876E91">
              <w:rPr>
                <w:webHidden/>
              </w:rPr>
              <w:instrText xml:space="preserve"> PAGEREF _Toc32671780 \h </w:instrText>
            </w:r>
            <w:r w:rsidR="00876E91">
              <w:rPr>
                <w:webHidden/>
              </w:rPr>
            </w:r>
            <w:r w:rsidR="00876E91">
              <w:rPr>
                <w:webHidden/>
              </w:rPr>
              <w:fldChar w:fldCharType="separate"/>
            </w:r>
            <w:r w:rsidR="00876E91">
              <w:rPr>
                <w:webHidden/>
              </w:rPr>
              <w:t>14</w:t>
            </w:r>
            <w:r w:rsidR="00876E91">
              <w:rPr>
                <w:webHidden/>
              </w:rPr>
              <w:fldChar w:fldCharType="end"/>
            </w:r>
          </w:hyperlink>
        </w:p>
        <w:p w14:paraId="57F4AEA1" w14:textId="440ACC50" w:rsidR="00876E91" w:rsidRDefault="00C80B9C">
          <w:pPr>
            <w:pStyle w:val="TOC3"/>
            <w:rPr>
              <w:rFonts w:asciiTheme="minorHAnsi" w:eastAsiaTheme="minorEastAsia" w:hAnsiTheme="minorHAnsi" w:cstheme="minorBidi"/>
              <w:i w:val="0"/>
              <w:sz w:val="22"/>
              <w:szCs w:val="22"/>
              <w:lang w:eastAsia="ja-JP"/>
            </w:rPr>
          </w:pPr>
          <w:hyperlink w:anchor="_Toc32671781" w:history="1">
            <w:r w:rsidR="00876E91" w:rsidRPr="00C64C9B">
              <w:rPr>
                <w:rStyle w:val="Hyperlink"/>
              </w:rPr>
              <w:t>3.1.1.</w:t>
            </w:r>
            <w:r w:rsidR="00876E91">
              <w:rPr>
                <w:rFonts w:asciiTheme="minorHAnsi" w:eastAsiaTheme="minorEastAsia" w:hAnsiTheme="minorHAnsi" w:cstheme="minorBidi"/>
                <w:i w:val="0"/>
                <w:sz w:val="22"/>
                <w:szCs w:val="22"/>
                <w:lang w:eastAsia="ja-JP"/>
              </w:rPr>
              <w:tab/>
            </w:r>
            <w:r w:rsidR="00876E91" w:rsidRPr="00C64C9B">
              <w:rPr>
                <w:rStyle w:val="Hyperlink"/>
              </w:rPr>
              <w:t>MongoDB</w:t>
            </w:r>
            <w:r w:rsidR="00876E91">
              <w:rPr>
                <w:webHidden/>
              </w:rPr>
              <w:tab/>
            </w:r>
            <w:r w:rsidR="00876E91">
              <w:rPr>
                <w:webHidden/>
              </w:rPr>
              <w:fldChar w:fldCharType="begin"/>
            </w:r>
            <w:r w:rsidR="00876E91">
              <w:rPr>
                <w:webHidden/>
              </w:rPr>
              <w:instrText xml:space="preserve"> PAGEREF _Toc32671781 \h </w:instrText>
            </w:r>
            <w:r w:rsidR="00876E91">
              <w:rPr>
                <w:webHidden/>
              </w:rPr>
            </w:r>
            <w:r w:rsidR="00876E91">
              <w:rPr>
                <w:webHidden/>
              </w:rPr>
              <w:fldChar w:fldCharType="separate"/>
            </w:r>
            <w:r w:rsidR="00876E91">
              <w:rPr>
                <w:webHidden/>
              </w:rPr>
              <w:t>14</w:t>
            </w:r>
            <w:r w:rsidR="00876E91">
              <w:rPr>
                <w:webHidden/>
              </w:rPr>
              <w:fldChar w:fldCharType="end"/>
            </w:r>
          </w:hyperlink>
        </w:p>
        <w:p w14:paraId="60DC2D8E" w14:textId="14255229" w:rsidR="00876E91" w:rsidRDefault="00C80B9C">
          <w:pPr>
            <w:pStyle w:val="TOC3"/>
            <w:rPr>
              <w:rFonts w:asciiTheme="minorHAnsi" w:eastAsiaTheme="minorEastAsia" w:hAnsiTheme="minorHAnsi" w:cstheme="minorBidi"/>
              <w:i w:val="0"/>
              <w:sz w:val="22"/>
              <w:szCs w:val="22"/>
              <w:lang w:eastAsia="ja-JP"/>
            </w:rPr>
          </w:pPr>
          <w:hyperlink w:anchor="_Toc32671782" w:history="1">
            <w:r w:rsidR="00876E91" w:rsidRPr="00C64C9B">
              <w:rPr>
                <w:rStyle w:val="Hyperlink"/>
              </w:rPr>
              <w:t>3.1.2.</w:t>
            </w:r>
            <w:r w:rsidR="00876E91">
              <w:rPr>
                <w:rFonts w:asciiTheme="minorHAnsi" w:eastAsiaTheme="minorEastAsia" w:hAnsiTheme="minorHAnsi" w:cstheme="minorBidi"/>
                <w:i w:val="0"/>
                <w:sz w:val="22"/>
                <w:szCs w:val="22"/>
                <w:lang w:eastAsia="ja-JP"/>
              </w:rPr>
              <w:tab/>
            </w:r>
            <w:r w:rsidR="00876E91" w:rsidRPr="00C64C9B">
              <w:rPr>
                <w:rStyle w:val="Hyperlink"/>
              </w:rPr>
              <w:t>Functions</w:t>
            </w:r>
            <w:r w:rsidR="00876E91">
              <w:rPr>
                <w:webHidden/>
              </w:rPr>
              <w:tab/>
            </w:r>
            <w:r w:rsidR="00876E91">
              <w:rPr>
                <w:webHidden/>
              </w:rPr>
              <w:fldChar w:fldCharType="begin"/>
            </w:r>
            <w:r w:rsidR="00876E91">
              <w:rPr>
                <w:webHidden/>
              </w:rPr>
              <w:instrText xml:space="preserve"> PAGEREF _Toc32671782 \h </w:instrText>
            </w:r>
            <w:r w:rsidR="00876E91">
              <w:rPr>
                <w:webHidden/>
              </w:rPr>
            </w:r>
            <w:r w:rsidR="00876E91">
              <w:rPr>
                <w:webHidden/>
              </w:rPr>
              <w:fldChar w:fldCharType="separate"/>
            </w:r>
            <w:r w:rsidR="00876E91">
              <w:rPr>
                <w:webHidden/>
              </w:rPr>
              <w:t>16</w:t>
            </w:r>
            <w:r w:rsidR="00876E91">
              <w:rPr>
                <w:webHidden/>
              </w:rPr>
              <w:fldChar w:fldCharType="end"/>
            </w:r>
          </w:hyperlink>
        </w:p>
        <w:p w14:paraId="79CC7CF8" w14:textId="615B3144" w:rsidR="00876E91" w:rsidRDefault="00C80B9C">
          <w:pPr>
            <w:pStyle w:val="TOC3"/>
            <w:rPr>
              <w:rFonts w:asciiTheme="minorHAnsi" w:eastAsiaTheme="minorEastAsia" w:hAnsiTheme="minorHAnsi" w:cstheme="minorBidi"/>
              <w:i w:val="0"/>
              <w:sz w:val="22"/>
              <w:szCs w:val="22"/>
              <w:lang w:eastAsia="ja-JP"/>
            </w:rPr>
          </w:pPr>
          <w:hyperlink w:anchor="_Toc32671783" w:history="1">
            <w:r w:rsidR="00876E91" w:rsidRPr="00C64C9B">
              <w:rPr>
                <w:rStyle w:val="Hyperlink"/>
              </w:rPr>
              <w:t>3.1.3.</w:t>
            </w:r>
            <w:r w:rsidR="00876E91">
              <w:rPr>
                <w:rFonts w:asciiTheme="minorHAnsi" w:eastAsiaTheme="minorEastAsia" w:hAnsiTheme="minorHAnsi" w:cstheme="minorBidi"/>
                <w:i w:val="0"/>
                <w:sz w:val="22"/>
                <w:szCs w:val="22"/>
                <w:lang w:eastAsia="ja-JP"/>
              </w:rPr>
              <w:tab/>
            </w:r>
            <w:r w:rsidR="00876E91" w:rsidRPr="00C64C9B">
              <w:rPr>
                <w:rStyle w:val="Hyperlink"/>
              </w:rPr>
              <w:t>NodeJS</w:t>
            </w:r>
            <w:r w:rsidR="00876E91">
              <w:rPr>
                <w:webHidden/>
              </w:rPr>
              <w:tab/>
            </w:r>
            <w:r w:rsidR="00876E91">
              <w:rPr>
                <w:webHidden/>
              </w:rPr>
              <w:fldChar w:fldCharType="begin"/>
            </w:r>
            <w:r w:rsidR="00876E91">
              <w:rPr>
                <w:webHidden/>
              </w:rPr>
              <w:instrText xml:space="preserve"> PAGEREF _Toc32671783 \h </w:instrText>
            </w:r>
            <w:r w:rsidR="00876E91">
              <w:rPr>
                <w:webHidden/>
              </w:rPr>
            </w:r>
            <w:r w:rsidR="00876E91">
              <w:rPr>
                <w:webHidden/>
              </w:rPr>
              <w:fldChar w:fldCharType="separate"/>
            </w:r>
            <w:r w:rsidR="00876E91">
              <w:rPr>
                <w:webHidden/>
              </w:rPr>
              <w:t>16</w:t>
            </w:r>
            <w:r w:rsidR="00876E91">
              <w:rPr>
                <w:webHidden/>
              </w:rPr>
              <w:fldChar w:fldCharType="end"/>
            </w:r>
          </w:hyperlink>
        </w:p>
        <w:p w14:paraId="34E334E0" w14:textId="77BEE2CC" w:rsidR="00876E91" w:rsidRDefault="00C80B9C">
          <w:pPr>
            <w:pStyle w:val="TOC3"/>
            <w:rPr>
              <w:rFonts w:asciiTheme="minorHAnsi" w:eastAsiaTheme="minorEastAsia" w:hAnsiTheme="minorHAnsi" w:cstheme="minorBidi"/>
              <w:i w:val="0"/>
              <w:sz w:val="22"/>
              <w:szCs w:val="22"/>
              <w:lang w:eastAsia="ja-JP"/>
            </w:rPr>
          </w:pPr>
          <w:hyperlink w:anchor="_Toc32671784" w:history="1">
            <w:r w:rsidR="00876E91" w:rsidRPr="00C64C9B">
              <w:rPr>
                <w:rStyle w:val="Hyperlink"/>
              </w:rPr>
              <w:t>3.1.4.</w:t>
            </w:r>
            <w:r w:rsidR="00876E91">
              <w:rPr>
                <w:rFonts w:asciiTheme="minorHAnsi" w:eastAsiaTheme="minorEastAsia" w:hAnsiTheme="minorHAnsi" w:cstheme="minorBidi"/>
                <w:i w:val="0"/>
                <w:sz w:val="22"/>
                <w:szCs w:val="22"/>
                <w:lang w:eastAsia="ja-JP"/>
              </w:rPr>
              <w:tab/>
            </w:r>
            <w:r w:rsidR="00876E91" w:rsidRPr="00C64C9B">
              <w:rPr>
                <w:rStyle w:val="Hyperlink"/>
              </w:rPr>
              <w:t>ReactJS</w:t>
            </w:r>
            <w:r w:rsidR="00876E91">
              <w:rPr>
                <w:webHidden/>
              </w:rPr>
              <w:tab/>
            </w:r>
            <w:r w:rsidR="00876E91">
              <w:rPr>
                <w:webHidden/>
              </w:rPr>
              <w:fldChar w:fldCharType="begin"/>
            </w:r>
            <w:r w:rsidR="00876E91">
              <w:rPr>
                <w:webHidden/>
              </w:rPr>
              <w:instrText xml:space="preserve"> PAGEREF _Toc32671784 \h </w:instrText>
            </w:r>
            <w:r w:rsidR="00876E91">
              <w:rPr>
                <w:webHidden/>
              </w:rPr>
            </w:r>
            <w:r w:rsidR="00876E91">
              <w:rPr>
                <w:webHidden/>
              </w:rPr>
              <w:fldChar w:fldCharType="separate"/>
            </w:r>
            <w:r w:rsidR="00876E91">
              <w:rPr>
                <w:webHidden/>
              </w:rPr>
              <w:t>17</w:t>
            </w:r>
            <w:r w:rsidR="00876E91">
              <w:rPr>
                <w:webHidden/>
              </w:rPr>
              <w:fldChar w:fldCharType="end"/>
            </w:r>
          </w:hyperlink>
        </w:p>
        <w:p w14:paraId="0B7035BE" w14:textId="29C3EA71" w:rsidR="00876E91" w:rsidRDefault="00C80B9C">
          <w:pPr>
            <w:pStyle w:val="TOC2"/>
            <w:rPr>
              <w:rFonts w:asciiTheme="minorHAnsi" w:eastAsiaTheme="minorEastAsia" w:hAnsiTheme="minorHAnsi" w:cstheme="minorBidi"/>
              <w:sz w:val="22"/>
              <w:szCs w:val="22"/>
              <w:lang w:eastAsia="ja-JP"/>
            </w:rPr>
          </w:pPr>
          <w:hyperlink w:anchor="_Toc32671785" w:history="1">
            <w:r w:rsidR="00876E91" w:rsidRPr="00C64C9B">
              <w:rPr>
                <w:rStyle w:val="Hyperlink"/>
              </w:rPr>
              <w:t>3.2.</w:t>
            </w:r>
            <w:r w:rsidR="00876E91">
              <w:rPr>
                <w:rFonts w:asciiTheme="minorHAnsi" w:eastAsiaTheme="minorEastAsia" w:hAnsiTheme="minorHAnsi" w:cstheme="minorBidi"/>
                <w:sz w:val="22"/>
                <w:szCs w:val="22"/>
                <w:lang w:eastAsia="ja-JP"/>
              </w:rPr>
              <w:tab/>
            </w:r>
            <w:r w:rsidR="00876E91" w:rsidRPr="00C64C9B">
              <w:rPr>
                <w:rStyle w:val="Hyperlink"/>
              </w:rPr>
              <w:t>Cấu trúc thư mục</w:t>
            </w:r>
            <w:r w:rsidR="00876E91">
              <w:rPr>
                <w:webHidden/>
              </w:rPr>
              <w:tab/>
            </w:r>
            <w:r w:rsidR="00876E91">
              <w:rPr>
                <w:webHidden/>
              </w:rPr>
              <w:fldChar w:fldCharType="begin"/>
            </w:r>
            <w:r w:rsidR="00876E91">
              <w:rPr>
                <w:webHidden/>
              </w:rPr>
              <w:instrText xml:space="preserve"> PAGEREF _Toc32671785 \h </w:instrText>
            </w:r>
            <w:r w:rsidR="00876E91">
              <w:rPr>
                <w:webHidden/>
              </w:rPr>
            </w:r>
            <w:r w:rsidR="00876E91">
              <w:rPr>
                <w:webHidden/>
              </w:rPr>
              <w:fldChar w:fldCharType="separate"/>
            </w:r>
            <w:r w:rsidR="00876E91">
              <w:rPr>
                <w:webHidden/>
              </w:rPr>
              <w:t>18</w:t>
            </w:r>
            <w:r w:rsidR="00876E91">
              <w:rPr>
                <w:webHidden/>
              </w:rPr>
              <w:fldChar w:fldCharType="end"/>
            </w:r>
          </w:hyperlink>
        </w:p>
        <w:p w14:paraId="6ACA6E9F" w14:textId="14079DA7" w:rsidR="00876E91" w:rsidRDefault="00C80B9C">
          <w:pPr>
            <w:pStyle w:val="TOC3"/>
            <w:rPr>
              <w:rFonts w:asciiTheme="minorHAnsi" w:eastAsiaTheme="minorEastAsia" w:hAnsiTheme="minorHAnsi" w:cstheme="minorBidi"/>
              <w:i w:val="0"/>
              <w:sz w:val="22"/>
              <w:szCs w:val="22"/>
              <w:lang w:eastAsia="ja-JP"/>
            </w:rPr>
          </w:pPr>
          <w:hyperlink w:anchor="_Toc32671786" w:history="1">
            <w:r w:rsidR="00876E91" w:rsidRPr="00C64C9B">
              <w:rPr>
                <w:rStyle w:val="Hyperlink"/>
              </w:rPr>
              <w:t>3.2.1.</w:t>
            </w:r>
            <w:r w:rsidR="00876E91">
              <w:rPr>
                <w:rFonts w:asciiTheme="minorHAnsi" w:eastAsiaTheme="minorEastAsia" w:hAnsiTheme="minorHAnsi" w:cstheme="minorBidi"/>
                <w:i w:val="0"/>
                <w:sz w:val="22"/>
                <w:szCs w:val="22"/>
                <w:lang w:eastAsia="ja-JP"/>
              </w:rPr>
              <w:tab/>
            </w:r>
            <w:r w:rsidR="00876E91" w:rsidRPr="00C64C9B">
              <w:rPr>
                <w:rStyle w:val="Hyperlink"/>
              </w:rPr>
              <w:t>Cấu trúc của project</w:t>
            </w:r>
            <w:r w:rsidR="00876E91">
              <w:rPr>
                <w:webHidden/>
              </w:rPr>
              <w:tab/>
            </w:r>
            <w:r w:rsidR="00876E91">
              <w:rPr>
                <w:webHidden/>
              </w:rPr>
              <w:fldChar w:fldCharType="begin"/>
            </w:r>
            <w:r w:rsidR="00876E91">
              <w:rPr>
                <w:webHidden/>
              </w:rPr>
              <w:instrText xml:space="preserve"> PAGEREF _Toc32671786 \h </w:instrText>
            </w:r>
            <w:r w:rsidR="00876E91">
              <w:rPr>
                <w:webHidden/>
              </w:rPr>
            </w:r>
            <w:r w:rsidR="00876E91">
              <w:rPr>
                <w:webHidden/>
              </w:rPr>
              <w:fldChar w:fldCharType="separate"/>
            </w:r>
            <w:r w:rsidR="00876E91">
              <w:rPr>
                <w:webHidden/>
              </w:rPr>
              <w:t>18</w:t>
            </w:r>
            <w:r w:rsidR="00876E91">
              <w:rPr>
                <w:webHidden/>
              </w:rPr>
              <w:fldChar w:fldCharType="end"/>
            </w:r>
          </w:hyperlink>
        </w:p>
        <w:p w14:paraId="7302B73B" w14:textId="3D73FCB4" w:rsidR="00876E91" w:rsidRDefault="00C80B9C">
          <w:pPr>
            <w:pStyle w:val="TOC3"/>
            <w:rPr>
              <w:rFonts w:asciiTheme="minorHAnsi" w:eastAsiaTheme="minorEastAsia" w:hAnsiTheme="minorHAnsi" w:cstheme="minorBidi"/>
              <w:i w:val="0"/>
              <w:sz w:val="22"/>
              <w:szCs w:val="22"/>
              <w:lang w:eastAsia="ja-JP"/>
            </w:rPr>
          </w:pPr>
          <w:hyperlink w:anchor="_Toc32671787" w:history="1">
            <w:r w:rsidR="00876E91" w:rsidRPr="00C64C9B">
              <w:rPr>
                <w:rStyle w:val="Hyperlink"/>
              </w:rPr>
              <w:t>3.2.2.</w:t>
            </w:r>
            <w:r w:rsidR="00876E91">
              <w:rPr>
                <w:rFonts w:asciiTheme="minorHAnsi" w:eastAsiaTheme="minorEastAsia" w:hAnsiTheme="minorHAnsi" w:cstheme="minorBidi"/>
                <w:i w:val="0"/>
                <w:sz w:val="22"/>
                <w:szCs w:val="22"/>
                <w:lang w:eastAsia="ja-JP"/>
              </w:rPr>
              <w:tab/>
            </w:r>
            <w:r w:rsidR="00876E91" w:rsidRPr="00C64C9B">
              <w:rPr>
                <w:rStyle w:val="Hyperlink"/>
              </w:rPr>
              <w:t>Cấu trúc thư mục phần Server</w:t>
            </w:r>
            <w:r w:rsidR="00876E91">
              <w:rPr>
                <w:webHidden/>
              </w:rPr>
              <w:tab/>
            </w:r>
            <w:r w:rsidR="00876E91">
              <w:rPr>
                <w:webHidden/>
              </w:rPr>
              <w:fldChar w:fldCharType="begin"/>
            </w:r>
            <w:r w:rsidR="00876E91">
              <w:rPr>
                <w:webHidden/>
              </w:rPr>
              <w:instrText xml:space="preserve"> PAGEREF _Toc32671787 \h </w:instrText>
            </w:r>
            <w:r w:rsidR="00876E91">
              <w:rPr>
                <w:webHidden/>
              </w:rPr>
            </w:r>
            <w:r w:rsidR="00876E91">
              <w:rPr>
                <w:webHidden/>
              </w:rPr>
              <w:fldChar w:fldCharType="separate"/>
            </w:r>
            <w:r w:rsidR="00876E91">
              <w:rPr>
                <w:webHidden/>
              </w:rPr>
              <w:t>18</w:t>
            </w:r>
            <w:r w:rsidR="00876E91">
              <w:rPr>
                <w:webHidden/>
              </w:rPr>
              <w:fldChar w:fldCharType="end"/>
            </w:r>
          </w:hyperlink>
        </w:p>
        <w:p w14:paraId="4A3C3ACF" w14:textId="18E33F4F" w:rsidR="00876E91" w:rsidRDefault="00C80B9C">
          <w:pPr>
            <w:pStyle w:val="TOC3"/>
            <w:rPr>
              <w:rFonts w:asciiTheme="minorHAnsi" w:eastAsiaTheme="minorEastAsia" w:hAnsiTheme="minorHAnsi" w:cstheme="minorBidi"/>
              <w:i w:val="0"/>
              <w:sz w:val="22"/>
              <w:szCs w:val="22"/>
              <w:lang w:eastAsia="ja-JP"/>
            </w:rPr>
          </w:pPr>
          <w:hyperlink w:anchor="_Toc32671788" w:history="1">
            <w:r w:rsidR="00876E91" w:rsidRPr="00C64C9B">
              <w:rPr>
                <w:rStyle w:val="Hyperlink"/>
              </w:rPr>
              <w:t>3.2.3.</w:t>
            </w:r>
            <w:r w:rsidR="00876E91">
              <w:rPr>
                <w:rFonts w:asciiTheme="minorHAnsi" w:eastAsiaTheme="minorEastAsia" w:hAnsiTheme="minorHAnsi" w:cstheme="minorBidi"/>
                <w:i w:val="0"/>
                <w:sz w:val="22"/>
                <w:szCs w:val="22"/>
                <w:lang w:eastAsia="ja-JP"/>
              </w:rPr>
              <w:tab/>
            </w:r>
            <w:r w:rsidR="00876E91" w:rsidRPr="00C64C9B">
              <w:rPr>
                <w:rStyle w:val="Hyperlink"/>
              </w:rPr>
              <w:t>Cấu trúc thư mục phần Client</w:t>
            </w:r>
            <w:r w:rsidR="00876E91">
              <w:rPr>
                <w:webHidden/>
              </w:rPr>
              <w:tab/>
            </w:r>
            <w:r w:rsidR="00876E91">
              <w:rPr>
                <w:webHidden/>
              </w:rPr>
              <w:fldChar w:fldCharType="begin"/>
            </w:r>
            <w:r w:rsidR="00876E91">
              <w:rPr>
                <w:webHidden/>
              </w:rPr>
              <w:instrText xml:space="preserve"> PAGEREF _Toc32671788 \h </w:instrText>
            </w:r>
            <w:r w:rsidR="00876E91">
              <w:rPr>
                <w:webHidden/>
              </w:rPr>
            </w:r>
            <w:r w:rsidR="00876E91">
              <w:rPr>
                <w:webHidden/>
              </w:rPr>
              <w:fldChar w:fldCharType="separate"/>
            </w:r>
            <w:r w:rsidR="00876E91">
              <w:rPr>
                <w:webHidden/>
              </w:rPr>
              <w:t>23</w:t>
            </w:r>
            <w:r w:rsidR="00876E91">
              <w:rPr>
                <w:webHidden/>
              </w:rPr>
              <w:fldChar w:fldCharType="end"/>
            </w:r>
          </w:hyperlink>
        </w:p>
        <w:p w14:paraId="03A8F217" w14:textId="47E57B3C" w:rsidR="00876E91" w:rsidRDefault="00C80B9C">
          <w:pPr>
            <w:pStyle w:val="TOC1"/>
            <w:tabs>
              <w:tab w:val="left" w:pos="1480"/>
            </w:tabs>
            <w:rPr>
              <w:rFonts w:asciiTheme="minorHAnsi" w:eastAsiaTheme="minorEastAsia" w:hAnsiTheme="minorHAnsi" w:cstheme="minorBidi"/>
              <w:b w:val="0"/>
              <w:bCs w:val="0"/>
              <w:caps w:val="0"/>
              <w:szCs w:val="22"/>
              <w:lang w:eastAsia="ja-JP"/>
            </w:rPr>
          </w:pPr>
          <w:hyperlink w:anchor="_Toc32671789" w:history="1">
            <w:r w:rsidR="00876E91" w:rsidRPr="00C64C9B">
              <w:rPr>
                <w:rStyle w:val="Hyperlink"/>
              </w:rPr>
              <w:t>CHƯƠNG 4.</w:t>
            </w:r>
            <w:r w:rsidR="00876E91">
              <w:rPr>
                <w:rFonts w:asciiTheme="minorHAnsi" w:eastAsiaTheme="minorEastAsia" w:hAnsiTheme="minorHAnsi" w:cstheme="minorBidi"/>
                <w:b w:val="0"/>
                <w:bCs w:val="0"/>
                <w:caps w:val="0"/>
                <w:szCs w:val="22"/>
                <w:lang w:eastAsia="ja-JP"/>
              </w:rPr>
              <w:tab/>
            </w:r>
            <w:r w:rsidR="00876E91" w:rsidRPr="00C64C9B">
              <w:rPr>
                <w:rStyle w:val="Hyperlink"/>
              </w:rPr>
              <w:t>Cài đặt và cấu hình project</w:t>
            </w:r>
            <w:r w:rsidR="00876E91">
              <w:rPr>
                <w:webHidden/>
              </w:rPr>
              <w:tab/>
            </w:r>
            <w:r w:rsidR="00876E91">
              <w:rPr>
                <w:webHidden/>
              </w:rPr>
              <w:fldChar w:fldCharType="begin"/>
            </w:r>
            <w:r w:rsidR="00876E91">
              <w:rPr>
                <w:webHidden/>
              </w:rPr>
              <w:instrText xml:space="preserve"> PAGEREF _Toc32671789 \h </w:instrText>
            </w:r>
            <w:r w:rsidR="00876E91">
              <w:rPr>
                <w:webHidden/>
              </w:rPr>
            </w:r>
            <w:r w:rsidR="00876E91">
              <w:rPr>
                <w:webHidden/>
              </w:rPr>
              <w:fldChar w:fldCharType="separate"/>
            </w:r>
            <w:r w:rsidR="00876E91">
              <w:rPr>
                <w:webHidden/>
              </w:rPr>
              <w:t>30</w:t>
            </w:r>
            <w:r w:rsidR="00876E91">
              <w:rPr>
                <w:webHidden/>
              </w:rPr>
              <w:fldChar w:fldCharType="end"/>
            </w:r>
          </w:hyperlink>
        </w:p>
        <w:p w14:paraId="035C1C80" w14:textId="35FEBDD4" w:rsidR="00876E91" w:rsidRDefault="00C80B9C">
          <w:pPr>
            <w:pStyle w:val="TOC1"/>
            <w:tabs>
              <w:tab w:val="left" w:pos="1480"/>
            </w:tabs>
            <w:rPr>
              <w:rFonts w:asciiTheme="minorHAnsi" w:eastAsiaTheme="minorEastAsia" w:hAnsiTheme="minorHAnsi" w:cstheme="minorBidi"/>
              <w:b w:val="0"/>
              <w:bCs w:val="0"/>
              <w:caps w:val="0"/>
              <w:szCs w:val="22"/>
              <w:lang w:eastAsia="ja-JP"/>
            </w:rPr>
          </w:pPr>
          <w:hyperlink w:anchor="_Toc32671790" w:history="1">
            <w:r w:rsidR="00876E91" w:rsidRPr="00C64C9B">
              <w:rPr>
                <w:rStyle w:val="Hyperlink"/>
              </w:rPr>
              <w:t>CHƯƠNG 5.</w:t>
            </w:r>
            <w:r w:rsidR="00876E91">
              <w:rPr>
                <w:rFonts w:asciiTheme="minorHAnsi" w:eastAsiaTheme="minorEastAsia" w:hAnsiTheme="minorHAnsi" w:cstheme="minorBidi"/>
                <w:b w:val="0"/>
                <w:bCs w:val="0"/>
                <w:caps w:val="0"/>
                <w:szCs w:val="22"/>
                <w:lang w:eastAsia="ja-JP"/>
              </w:rPr>
              <w:tab/>
            </w:r>
            <w:r w:rsidR="00876E91" w:rsidRPr="00C64C9B">
              <w:rPr>
                <w:rStyle w:val="Hyperlink"/>
              </w:rPr>
              <w:t>Tài liệu tham khảo</w:t>
            </w:r>
            <w:r w:rsidR="00876E91">
              <w:rPr>
                <w:webHidden/>
              </w:rPr>
              <w:tab/>
            </w:r>
            <w:r w:rsidR="00876E91">
              <w:rPr>
                <w:webHidden/>
              </w:rPr>
              <w:fldChar w:fldCharType="begin"/>
            </w:r>
            <w:r w:rsidR="00876E91">
              <w:rPr>
                <w:webHidden/>
              </w:rPr>
              <w:instrText xml:space="preserve"> PAGEREF _Toc32671790 \h </w:instrText>
            </w:r>
            <w:r w:rsidR="00876E91">
              <w:rPr>
                <w:webHidden/>
              </w:rPr>
            </w:r>
            <w:r w:rsidR="00876E91">
              <w:rPr>
                <w:webHidden/>
              </w:rPr>
              <w:fldChar w:fldCharType="separate"/>
            </w:r>
            <w:r w:rsidR="00876E91">
              <w:rPr>
                <w:webHidden/>
              </w:rPr>
              <w:t>31</w:t>
            </w:r>
            <w:r w:rsidR="00876E91">
              <w:rPr>
                <w:webHidden/>
              </w:rPr>
              <w:fldChar w:fldCharType="end"/>
            </w:r>
          </w:hyperlink>
        </w:p>
        <w:p w14:paraId="68CF2FD3" w14:textId="08C54E74" w:rsidR="00876E91" w:rsidRDefault="00876E91">
          <w:r>
            <w:rPr>
              <w:b/>
              <w:bCs/>
              <w:noProof/>
            </w:rPr>
            <w:fldChar w:fldCharType="end"/>
          </w:r>
        </w:p>
      </w:sdtContent>
    </w:sdt>
    <w:p w14:paraId="754EED10" w14:textId="77777777" w:rsidR="00876E91" w:rsidRDefault="00876E91" w:rsidP="005A0113"/>
    <w:p w14:paraId="36F23C83" w14:textId="4716DA06" w:rsidR="008A1BD2" w:rsidRDefault="008A1BD2" w:rsidP="005A0113">
      <w:pPr>
        <w:pStyle w:val="Heading1"/>
      </w:pPr>
      <w:bookmarkStart w:id="1" w:name="_Toc32671769"/>
      <w:r>
        <w:lastRenderedPageBreak/>
        <w:t>Giới thiệu</w:t>
      </w:r>
      <w:bookmarkEnd w:id="1"/>
    </w:p>
    <w:p w14:paraId="4FC5B79C" w14:textId="0EB9CD8F" w:rsidR="0031290E" w:rsidRPr="009A47A6" w:rsidRDefault="0031290E" w:rsidP="0031290E">
      <w:pPr>
        <w:pStyle w:val="Heading2"/>
        <w:rPr>
          <w:lang w:val="vi-VN"/>
        </w:rPr>
      </w:pPr>
      <w:bookmarkStart w:id="2" w:name="_Toc32671770"/>
      <w:r w:rsidRPr="0031290E">
        <w:rPr>
          <w:lang w:val="vi-VN"/>
        </w:rPr>
        <w:t>Công nghệ sử dụng trong dự án quản lý công việc</w:t>
      </w:r>
      <w:bookmarkEnd w:id="2"/>
      <w:r w:rsidRPr="009A47A6">
        <w:rPr>
          <w:lang w:val="vi-VN"/>
        </w:rPr>
        <w:t xml:space="preserve"> </w:t>
      </w:r>
    </w:p>
    <w:p w14:paraId="06BA6EDD" w14:textId="7E3A92A2" w:rsidR="008A1BD2" w:rsidRPr="0031290E" w:rsidRDefault="008A1BD2" w:rsidP="009B458B">
      <w:pPr>
        <w:pStyle w:val="ListParagraph"/>
        <w:numPr>
          <w:ilvl w:val="0"/>
          <w:numId w:val="9"/>
        </w:numPr>
      </w:pPr>
      <w:r w:rsidRPr="0031290E">
        <w:t>NodeJS, MongoDB – lập trình backend cho bên server</w:t>
      </w:r>
    </w:p>
    <w:p w14:paraId="393BCBE2" w14:textId="4477DF76" w:rsidR="008A1BD2" w:rsidRPr="0031290E" w:rsidRDefault="008A1BD2" w:rsidP="009B458B">
      <w:pPr>
        <w:pStyle w:val="ListParagraph"/>
        <w:numPr>
          <w:ilvl w:val="0"/>
          <w:numId w:val="9"/>
        </w:numPr>
      </w:pPr>
      <w:r w:rsidRPr="0031290E">
        <w:t xml:space="preserve">ReactJS, Redux – lập trình frontend cho bên client. </w:t>
      </w:r>
    </w:p>
    <w:p w14:paraId="46096E66" w14:textId="77777777" w:rsidR="008A1BD2" w:rsidRDefault="008A1BD2" w:rsidP="008A1BD2"/>
    <w:p w14:paraId="72DD1BF7" w14:textId="08EC5470" w:rsidR="008A1BD2" w:rsidRPr="005F3D23" w:rsidRDefault="008A1BD2" w:rsidP="005F3D23">
      <w:pPr>
        <w:pStyle w:val="Heading2"/>
      </w:pPr>
      <w:bookmarkStart w:id="3" w:name="_Toc32671771"/>
      <w:r w:rsidRPr="005F3D23">
        <w:t>Một số thuật ngữ cần chú ý</w:t>
      </w:r>
      <w:bookmarkEnd w:id="3"/>
    </w:p>
    <w:p w14:paraId="2786B590" w14:textId="017BD123" w:rsidR="008A1BD2" w:rsidRPr="005F3D23" w:rsidRDefault="008A1BD2" w:rsidP="009B458B">
      <w:pPr>
        <w:pStyle w:val="ListParagraph"/>
        <w:numPr>
          <w:ilvl w:val="0"/>
          <w:numId w:val="10"/>
        </w:numPr>
      </w:pPr>
      <w:r w:rsidRPr="005F3D23">
        <w:t>Database ( DB ) : Nơi chứa các Collection – giống với cơ sở dữ liệu quan hệ thì chứa các bảng.</w:t>
      </w:r>
    </w:p>
    <w:p w14:paraId="75F01F44" w14:textId="7BC671F6" w:rsidR="008A1BD2" w:rsidRPr="005F3D23" w:rsidRDefault="008A1BD2" w:rsidP="009B458B">
      <w:pPr>
        <w:pStyle w:val="ListParagraph"/>
        <w:numPr>
          <w:ilvl w:val="0"/>
          <w:numId w:val="10"/>
        </w:numPr>
      </w:pPr>
      <w:r w:rsidRPr="005F3D23">
        <w:t>Collection : Là nhóm của nhiều Document trong MongoDB . Collection có thể được hiểu tương ứng như là 1 bảng trong cơ sở dữ liệu quan hệ ( SQL ). Các collection không nhất thiết phải định nghĩa các cột, các hàng hay kiểu dữ liệu trước như trong Cơ sở dữ liệu quan hệ vì tất cả thông tin được lưu dưới dạng document.</w:t>
      </w:r>
    </w:p>
    <w:p w14:paraId="17EC5842" w14:textId="7317B359" w:rsidR="008A1BD2" w:rsidRPr="005F3D23" w:rsidRDefault="008A1BD2" w:rsidP="009B458B">
      <w:pPr>
        <w:pStyle w:val="ListParagraph"/>
        <w:numPr>
          <w:ilvl w:val="0"/>
          <w:numId w:val="10"/>
        </w:numPr>
      </w:pPr>
      <w:r w:rsidRPr="005F3D23">
        <w:t>Document: Là 1 bản ghi thuộc 1 Collection. Các Document lần lượt bao gồm các trường tên và giá trị tương ứng.</w:t>
      </w:r>
    </w:p>
    <w:p w14:paraId="6102ACD3" w14:textId="479F5F38" w:rsidR="008A1BD2" w:rsidRDefault="008A1BD2" w:rsidP="009B458B">
      <w:pPr>
        <w:pStyle w:val="ListParagraph"/>
        <w:numPr>
          <w:ilvl w:val="0"/>
          <w:numId w:val="10"/>
        </w:numPr>
      </w:pPr>
      <w:r w:rsidRPr="005F3D23">
        <w:t xml:space="preserve">JSON: Viết tắt của JavaScript Object Notation. Con người có thể đọc được ở định dạng văn bản đơn giản thể hiện cho các dữ liệu có cấu trúc. </w:t>
      </w:r>
    </w:p>
    <w:p w14:paraId="597B2F8E" w14:textId="77777777" w:rsidR="00537A1F" w:rsidRDefault="00537A1F" w:rsidP="00537A1F">
      <w:pPr>
        <w:pStyle w:val="ListParagraph"/>
        <w:keepNext/>
        <w:numPr>
          <w:ilvl w:val="0"/>
          <w:numId w:val="0"/>
        </w:numPr>
        <w:ind w:left="720"/>
      </w:pPr>
      <w:r w:rsidRPr="00CE64DF">
        <w:rPr>
          <w:rFonts w:ascii="Arial" w:hAnsi="Arial"/>
          <w:noProof/>
          <w:sz w:val="20"/>
        </w:rPr>
        <w:lastRenderedPageBreak/>
        <w:drawing>
          <wp:inline distT="0" distB="0" distL="0" distR="0" wp14:anchorId="45C2D27D" wp14:editId="5E11EEAF">
            <wp:extent cx="3018790" cy="2329133"/>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3119649" cy="2406951"/>
                    </a:xfrm>
                    <a:prstGeom prst="rect">
                      <a:avLst/>
                    </a:prstGeom>
                  </pic:spPr>
                </pic:pic>
              </a:graphicData>
            </a:graphic>
          </wp:inline>
        </w:drawing>
      </w:r>
    </w:p>
    <w:p w14:paraId="4814B019" w14:textId="460809EC" w:rsidR="00537A1F" w:rsidRPr="005F3D23" w:rsidRDefault="00537A1F" w:rsidP="00A61EA1">
      <w:pPr>
        <w:pStyle w:val="Caption"/>
      </w:pPr>
      <w:r>
        <w:t xml:space="preserve">Hình </w:t>
      </w:r>
      <w:r w:rsidR="00D22AC5">
        <w:fldChar w:fldCharType="begin"/>
      </w:r>
      <w:r w:rsidR="00D22AC5">
        <w:instrText xml:space="preserve"> STYLEREF 1 \s </w:instrText>
      </w:r>
      <w:r w:rsidR="00D22AC5">
        <w:fldChar w:fldCharType="separate"/>
      </w:r>
      <w:r w:rsidR="00D22AC5">
        <w:rPr>
          <w:noProof/>
        </w:rPr>
        <w:t>1</w:t>
      </w:r>
      <w:r w:rsidR="00D22AC5">
        <w:fldChar w:fldCharType="end"/>
      </w:r>
      <w:r w:rsidR="00D22AC5">
        <w:t>.</w:t>
      </w:r>
      <w:r w:rsidR="00D22AC5">
        <w:fldChar w:fldCharType="begin"/>
      </w:r>
      <w:r w:rsidR="00D22AC5">
        <w:instrText xml:space="preserve"> SEQ Hình \* ARABIC \s 1 </w:instrText>
      </w:r>
      <w:r w:rsidR="00D22AC5">
        <w:fldChar w:fldCharType="separate"/>
      </w:r>
      <w:r w:rsidR="00D22AC5">
        <w:rPr>
          <w:noProof/>
        </w:rPr>
        <w:t>1</w:t>
      </w:r>
      <w:r w:rsidR="00D22AC5">
        <w:fldChar w:fldCharType="end"/>
      </w:r>
      <w:r>
        <w:t>: Ví dụ về JSON</w:t>
      </w:r>
    </w:p>
    <w:p w14:paraId="09ECE10D" w14:textId="26D7F3F1" w:rsidR="008A1BD2" w:rsidRPr="00537A1F" w:rsidRDefault="008A1BD2" w:rsidP="009B458B">
      <w:pPr>
        <w:pStyle w:val="ListParagraph"/>
        <w:numPr>
          <w:ilvl w:val="0"/>
          <w:numId w:val="10"/>
        </w:numPr>
      </w:pPr>
      <w:r w:rsidRPr="00537A1F">
        <w:t>User : người dùng</w:t>
      </w:r>
    </w:p>
    <w:p w14:paraId="5F8266CB" w14:textId="333597A4" w:rsidR="008A1BD2" w:rsidRPr="00537A1F" w:rsidRDefault="008A1BD2" w:rsidP="009B458B">
      <w:pPr>
        <w:pStyle w:val="ListParagraph"/>
        <w:numPr>
          <w:ilvl w:val="0"/>
          <w:numId w:val="10"/>
        </w:numPr>
      </w:pPr>
      <w:r w:rsidRPr="00537A1F">
        <w:t>Role : vai trò, chức danh,… của người dùng.</w:t>
      </w:r>
    </w:p>
    <w:p w14:paraId="28AE66FE" w14:textId="1FD9A466" w:rsidR="008A1BD2" w:rsidRPr="00537A1F" w:rsidRDefault="008A1BD2" w:rsidP="009B458B">
      <w:pPr>
        <w:pStyle w:val="ListParagraph"/>
        <w:numPr>
          <w:ilvl w:val="0"/>
          <w:numId w:val="10"/>
        </w:numPr>
      </w:pPr>
      <w:r w:rsidRPr="00537A1F">
        <w:t>Resou</w:t>
      </w:r>
      <w:r w:rsidR="00A56013" w:rsidRPr="00537A1F">
        <w:t>r</w:t>
      </w:r>
      <w:r w:rsidRPr="00537A1F">
        <w:t>ce : tài nguyên của hệ thống, có thể là các page của website, các button trên giao diện, các tài liệu biểu mẫu ,…</w:t>
      </w:r>
    </w:p>
    <w:p w14:paraId="45B1F1AB" w14:textId="72EC6900" w:rsidR="008A1BD2" w:rsidRPr="00537A1F" w:rsidRDefault="008A1BD2" w:rsidP="009B458B">
      <w:pPr>
        <w:pStyle w:val="ListParagraph"/>
        <w:numPr>
          <w:ilvl w:val="0"/>
          <w:numId w:val="10"/>
        </w:numPr>
      </w:pPr>
      <w:r w:rsidRPr="00537A1F">
        <w:t>Privilege : đặc quyền của từng Role ứng với từng loại tài nguyên.</w:t>
      </w:r>
    </w:p>
    <w:p w14:paraId="56910D54" w14:textId="14ABD56A" w:rsidR="008A1BD2" w:rsidRPr="00537A1F" w:rsidRDefault="008A1BD2" w:rsidP="009B458B">
      <w:pPr>
        <w:pStyle w:val="ListParagraph"/>
        <w:numPr>
          <w:ilvl w:val="0"/>
          <w:numId w:val="10"/>
        </w:numPr>
      </w:pPr>
      <w:r w:rsidRPr="00537A1F">
        <w:t>Action : các loại hành động tương ứng với tài nguyên.</w:t>
      </w:r>
    </w:p>
    <w:p w14:paraId="318B2FA4" w14:textId="5337E5CC" w:rsidR="008A1BD2" w:rsidRDefault="008A1BD2" w:rsidP="00133602">
      <w:pPr>
        <w:pStyle w:val="Heading1"/>
      </w:pPr>
      <w:bookmarkStart w:id="4" w:name="_Toc32671772"/>
      <w:r>
        <w:lastRenderedPageBreak/>
        <w:t>Mô hình phân quyền RBAC và cấu trúc cơ sở dữ liệu trong dự án quản lý công việc.</w:t>
      </w:r>
      <w:bookmarkEnd w:id="4"/>
    </w:p>
    <w:p w14:paraId="43AF79F9" w14:textId="2E422894" w:rsidR="008A1BD2" w:rsidRDefault="008A1BD2" w:rsidP="00133602">
      <w:pPr>
        <w:pStyle w:val="Heading2"/>
      </w:pPr>
      <w:bookmarkStart w:id="5" w:name="_Toc32671773"/>
      <w:r>
        <w:t>Mô hình phân quyền RBAC</w:t>
      </w:r>
      <w:bookmarkEnd w:id="5"/>
    </w:p>
    <w:p w14:paraId="3DE725AA" w14:textId="06189EF9" w:rsidR="008A1BD2" w:rsidRDefault="008A1BD2" w:rsidP="00133602">
      <w:r>
        <w:t>RBAC (Role-Based Access Control) : là một mô hình phân quyền dựa theo vai trò.</w:t>
      </w:r>
    </w:p>
    <w:p w14:paraId="679CCD49" w14:textId="77777777" w:rsidR="008A1BD2" w:rsidRDefault="008A1BD2" w:rsidP="00133602">
      <w:r>
        <w:t xml:space="preserve">Trong đó: </w:t>
      </w:r>
    </w:p>
    <w:p w14:paraId="057C6442" w14:textId="42297176" w:rsidR="008A1BD2" w:rsidRDefault="008A1BD2" w:rsidP="00133602">
      <w:r>
        <w:t>Mỗi User sẽ có 1 hoặc nhiều Role.</w:t>
      </w:r>
    </w:p>
    <w:p w14:paraId="101ED953" w14:textId="2465DD6D" w:rsidR="008A1BD2" w:rsidRDefault="008A1BD2" w:rsidP="00133602">
      <w:r>
        <w:t xml:space="preserve">Mỗi Role sẽ có 1 hoặc nhiều Privilege thực thi các Action tương ứng với từng loại tài nguyên ( Resource ) của hệ thống </w:t>
      </w:r>
    </w:p>
    <w:p w14:paraId="0A83F21D" w14:textId="77777777" w:rsidR="008A1BD2" w:rsidRPr="00A61EA1" w:rsidRDefault="008A1BD2" w:rsidP="00133602">
      <w:pPr>
        <w:rPr>
          <w:i/>
          <w:iCs/>
        </w:rPr>
      </w:pPr>
      <w:r w:rsidRPr="00A61EA1">
        <w:rPr>
          <w:i/>
          <w:iCs/>
        </w:rPr>
        <w:t>Ví dụ: Ông Nguyễn Văn A – có vai trò trong 1 công ty là Trưởng Phòng Kế Hoạch -&gt; Nguyễn Văn A sẽ có quyền truy cập vào trang quản lý tài liệu biểu mẫu , có thể tạo, sửa, xóa một công việc trong phòng kế hoạch. Trong khi đó chị Phạm Thị C – có vai trò là Nhân viên phòng kế hoạch -&gt; được phép xem công việc do Nguyễn Văn A tạo ra nhưng không có quyền được xóa công việc đó….vv</w:t>
      </w:r>
    </w:p>
    <w:p w14:paraId="3132A3CC" w14:textId="60F2556B" w:rsidR="008A1BD2" w:rsidRPr="004072C3" w:rsidRDefault="008A1BD2" w:rsidP="004072C3">
      <w:pPr>
        <w:pStyle w:val="Heading2"/>
      </w:pPr>
      <w:bookmarkStart w:id="6" w:name="_Toc32671774"/>
      <w:r w:rsidRPr="004072C3">
        <w:t>Cơ sở dữ liệu của dự án Quản Lý Công Việc</w:t>
      </w:r>
      <w:bookmarkEnd w:id="6"/>
    </w:p>
    <w:p w14:paraId="7EC29D1A" w14:textId="56346C69" w:rsidR="008A1BD2" w:rsidRPr="004072C3" w:rsidRDefault="008A1BD2" w:rsidP="004072C3">
      <w:pPr>
        <w:pStyle w:val="Heading3"/>
      </w:pPr>
      <w:bookmarkStart w:id="7" w:name="_Toc32671775"/>
      <w:r w:rsidRPr="004072C3">
        <w:t>Cấu trúc dữ liệu</w:t>
      </w:r>
      <w:bookmarkEnd w:id="7"/>
    </w:p>
    <w:p w14:paraId="0B11F70B" w14:textId="77777777" w:rsidR="008A1BD2" w:rsidRPr="004072C3" w:rsidRDefault="008A1BD2" w:rsidP="004072C3">
      <w:r w:rsidRPr="004072C3">
        <w:t>Database của hệ thống sẽ bao gồm các Collection chính sau đây:</w:t>
      </w:r>
    </w:p>
    <w:p w14:paraId="4B3F1991" w14:textId="0D567690" w:rsidR="008A1BD2" w:rsidRPr="004072C3" w:rsidRDefault="008A1BD2" w:rsidP="00A61EA1">
      <w:pPr>
        <w:pStyle w:val="ListParagraph"/>
        <w:numPr>
          <w:ilvl w:val="0"/>
          <w:numId w:val="12"/>
        </w:numPr>
      </w:pPr>
      <w:r w:rsidRPr="004072C3">
        <w:t xml:space="preserve">Company </w:t>
      </w:r>
    </w:p>
    <w:p w14:paraId="4EC4AED6" w14:textId="36BE4961" w:rsidR="008A1BD2" w:rsidRPr="004072C3" w:rsidRDefault="008A1BD2" w:rsidP="00A61EA1">
      <w:pPr>
        <w:pStyle w:val="ListParagraph"/>
        <w:numPr>
          <w:ilvl w:val="0"/>
          <w:numId w:val="12"/>
        </w:numPr>
      </w:pPr>
      <w:r w:rsidRPr="004072C3">
        <w:t>User</w:t>
      </w:r>
    </w:p>
    <w:p w14:paraId="6A741571" w14:textId="621077E6" w:rsidR="008A1BD2" w:rsidRPr="004072C3" w:rsidRDefault="008A1BD2" w:rsidP="00A61EA1">
      <w:pPr>
        <w:pStyle w:val="ListParagraph"/>
        <w:numPr>
          <w:ilvl w:val="0"/>
          <w:numId w:val="12"/>
        </w:numPr>
      </w:pPr>
      <w:r w:rsidRPr="004072C3">
        <w:t>Role</w:t>
      </w:r>
    </w:p>
    <w:p w14:paraId="026777C1" w14:textId="0828B1F9" w:rsidR="008A1BD2" w:rsidRPr="004072C3" w:rsidRDefault="008A1BD2" w:rsidP="00A61EA1">
      <w:pPr>
        <w:pStyle w:val="ListParagraph"/>
        <w:numPr>
          <w:ilvl w:val="0"/>
          <w:numId w:val="12"/>
        </w:numPr>
      </w:pPr>
      <w:r w:rsidRPr="004072C3">
        <w:t>UserRole</w:t>
      </w:r>
    </w:p>
    <w:p w14:paraId="5669E993" w14:textId="219CC44D" w:rsidR="008A1BD2" w:rsidRPr="004072C3" w:rsidRDefault="008A1BD2" w:rsidP="00A61EA1">
      <w:pPr>
        <w:pStyle w:val="ListParagraph"/>
        <w:numPr>
          <w:ilvl w:val="0"/>
          <w:numId w:val="12"/>
        </w:numPr>
      </w:pPr>
      <w:r w:rsidRPr="004072C3">
        <w:t>RoleType</w:t>
      </w:r>
    </w:p>
    <w:p w14:paraId="38328AAA" w14:textId="66F7E757" w:rsidR="008A1BD2" w:rsidRPr="004072C3" w:rsidRDefault="008A1BD2" w:rsidP="00A61EA1">
      <w:pPr>
        <w:pStyle w:val="ListParagraph"/>
        <w:numPr>
          <w:ilvl w:val="0"/>
          <w:numId w:val="12"/>
        </w:numPr>
      </w:pPr>
      <w:r w:rsidRPr="004072C3">
        <w:t>Department</w:t>
      </w:r>
    </w:p>
    <w:p w14:paraId="05FE7992" w14:textId="179828C1" w:rsidR="008A1BD2" w:rsidRPr="004072C3" w:rsidRDefault="008A1BD2" w:rsidP="00A61EA1">
      <w:pPr>
        <w:pStyle w:val="ListParagraph"/>
        <w:numPr>
          <w:ilvl w:val="0"/>
          <w:numId w:val="12"/>
        </w:numPr>
      </w:pPr>
      <w:r w:rsidRPr="004072C3">
        <w:lastRenderedPageBreak/>
        <w:t>Privilege</w:t>
      </w:r>
    </w:p>
    <w:p w14:paraId="0E8A9967" w14:textId="787C743E" w:rsidR="008A1BD2" w:rsidRPr="004072C3" w:rsidRDefault="008A1BD2" w:rsidP="00A61EA1">
      <w:pPr>
        <w:pStyle w:val="ListParagraph"/>
        <w:numPr>
          <w:ilvl w:val="0"/>
          <w:numId w:val="12"/>
        </w:numPr>
      </w:pPr>
      <w:r w:rsidRPr="004072C3">
        <w:t>Link</w:t>
      </w:r>
    </w:p>
    <w:p w14:paraId="762BC334" w14:textId="22B57ACE" w:rsidR="008A1BD2" w:rsidRPr="004072C3" w:rsidRDefault="008A1BD2" w:rsidP="00A61EA1">
      <w:pPr>
        <w:pStyle w:val="ListParagraph"/>
        <w:numPr>
          <w:ilvl w:val="0"/>
          <w:numId w:val="12"/>
        </w:numPr>
      </w:pPr>
      <w:r w:rsidRPr="004072C3">
        <w:t>Component</w:t>
      </w:r>
    </w:p>
    <w:p w14:paraId="07ECAA57" w14:textId="46945320" w:rsidR="008A1BD2" w:rsidRPr="004072C3" w:rsidRDefault="008A1BD2" w:rsidP="00A61EA1">
      <w:pPr>
        <w:pStyle w:val="ListParagraph"/>
        <w:numPr>
          <w:ilvl w:val="0"/>
          <w:numId w:val="12"/>
        </w:numPr>
      </w:pPr>
      <w:r w:rsidRPr="004072C3">
        <w:t>Action</w:t>
      </w:r>
    </w:p>
    <w:p w14:paraId="39252716" w14:textId="32BE3BBC" w:rsidR="008A1BD2" w:rsidRDefault="008A1BD2" w:rsidP="004072C3">
      <w:pPr>
        <w:pStyle w:val="Heading3"/>
      </w:pPr>
      <w:bookmarkStart w:id="8" w:name="_Toc32671776"/>
      <w:r>
        <w:t>Mô tả cho các Collection:</w:t>
      </w:r>
      <w:bookmarkEnd w:id="8"/>
    </w:p>
    <w:p w14:paraId="0274195A" w14:textId="77777777" w:rsidR="004072C3" w:rsidRDefault="004072C3" w:rsidP="004072C3">
      <w:pPr>
        <w:pStyle w:val="Heading4"/>
      </w:pPr>
      <w:r w:rsidRPr="00CE64DF">
        <w:t xml:space="preserve">Company: </w:t>
      </w:r>
    </w:p>
    <w:p w14:paraId="5DDF905A" w14:textId="1B8CC527" w:rsidR="004072C3" w:rsidRPr="00A61EA1" w:rsidRDefault="004072C3" w:rsidP="004072C3">
      <w:pPr>
        <w:rPr>
          <w:lang w:val="vi-VN"/>
        </w:rPr>
      </w:pPr>
      <w:r w:rsidRPr="00A61EA1">
        <w:rPr>
          <w:lang w:val="vi-VN"/>
        </w:rPr>
        <w:t xml:space="preserve">lưu trữ thông tin về các công ty sử dụng dịch vụ quản lý công việc của hệ thống. </w:t>
      </w:r>
    </w:p>
    <w:tbl>
      <w:tblPr>
        <w:tblStyle w:val="TableGrid"/>
        <w:tblW w:w="0" w:type="auto"/>
        <w:tblInd w:w="108" w:type="dxa"/>
        <w:tblLook w:val="04A0" w:firstRow="1" w:lastRow="0" w:firstColumn="1" w:lastColumn="0" w:noHBand="0" w:noVBand="1"/>
        <w:tblPrChange w:id="9" w:author="Nguyen Viet Thai 20153356" w:date="2020-02-16T14:15:00Z">
          <w:tblPr>
            <w:tblStyle w:val="TableGrid"/>
            <w:tblW w:w="0" w:type="auto"/>
            <w:tblInd w:w="1435" w:type="dxa"/>
            <w:tblLook w:val="04A0" w:firstRow="1" w:lastRow="0" w:firstColumn="1" w:lastColumn="0" w:noHBand="0" w:noVBand="1"/>
          </w:tblPr>
        </w:tblPrChange>
      </w:tblPr>
      <w:tblGrid>
        <w:gridCol w:w="2337"/>
        <w:gridCol w:w="1056"/>
        <w:gridCol w:w="3814"/>
        <w:tblGridChange w:id="10">
          <w:tblGrid>
            <w:gridCol w:w="2366"/>
            <w:gridCol w:w="1205"/>
            <w:gridCol w:w="2309"/>
          </w:tblGrid>
        </w:tblGridChange>
      </w:tblGrid>
      <w:tr w:rsidR="004072C3" w:rsidRPr="00CE64DF" w14:paraId="205831A9" w14:textId="77777777" w:rsidTr="00C939EE">
        <w:tc>
          <w:tcPr>
            <w:tcW w:w="2337" w:type="dxa"/>
            <w:shd w:val="clear" w:color="auto" w:fill="9BBB59" w:themeFill="accent3"/>
            <w:tcPrChange w:id="11" w:author="Nguyen Viet Thai 20153356" w:date="2020-02-16T14:15:00Z">
              <w:tcPr>
                <w:tcW w:w="2430" w:type="dxa"/>
                <w:shd w:val="clear" w:color="auto" w:fill="9BBB59" w:themeFill="accent3"/>
              </w:tcPr>
            </w:tcPrChange>
          </w:tcPr>
          <w:p w14:paraId="64B1AB7A" w14:textId="77777777" w:rsidR="004072C3" w:rsidRPr="00CE64DF" w:rsidRDefault="004072C3" w:rsidP="004072C3">
            <w:pPr>
              <w:rPr>
                <w:b/>
                <w:bCs/>
              </w:rPr>
            </w:pPr>
            <w:r w:rsidRPr="00CE64DF">
              <w:rPr>
                <w:b/>
                <w:bCs/>
              </w:rPr>
              <w:t>Thuộc tính</w:t>
            </w:r>
          </w:p>
        </w:tc>
        <w:tc>
          <w:tcPr>
            <w:tcW w:w="993" w:type="dxa"/>
            <w:shd w:val="clear" w:color="auto" w:fill="9BBB59" w:themeFill="accent3"/>
            <w:tcPrChange w:id="12" w:author="Nguyen Viet Thai 20153356" w:date="2020-02-16T14:15:00Z">
              <w:tcPr>
                <w:tcW w:w="1530" w:type="dxa"/>
                <w:shd w:val="clear" w:color="auto" w:fill="9BBB59" w:themeFill="accent3"/>
              </w:tcPr>
            </w:tcPrChange>
          </w:tcPr>
          <w:p w14:paraId="0F0C5EE9" w14:textId="77777777" w:rsidR="004072C3" w:rsidRPr="00CE64DF" w:rsidRDefault="004072C3" w:rsidP="004072C3">
            <w:pPr>
              <w:rPr>
                <w:b/>
                <w:bCs/>
              </w:rPr>
            </w:pPr>
            <w:r w:rsidRPr="00CE64DF">
              <w:rPr>
                <w:b/>
                <w:bCs/>
              </w:rPr>
              <w:t>Kiểu giá trị</w:t>
            </w:r>
          </w:p>
        </w:tc>
        <w:tc>
          <w:tcPr>
            <w:tcW w:w="3877" w:type="dxa"/>
            <w:shd w:val="clear" w:color="auto" w:fill="9BBB59" w:themeFill="accent3"/>
            <w:tcPrChange w:id="13" w:author="Nguyen Viet Thai 20153356" w:date="2020-02-16T14:15:00Z">
              <w:tcPr>
                <w:tcW w:w="3955" w:type="dxa"/>
                <w:shd w:val="clear" w:color="auto" w:fill="9BBB59" w:themeFill="accent3"/>
              </w:tcPr>
            </w:tcPrChange>
          </w:tcPr>
          <w:p w14:paraId="68A1C039" w14:textId="77777777" w:rsidR="004072C3" w:rsidRPr="00CE64DF" w:rsidRDefault="004072C3" w:rsidP="004072C3">
            <w:pPr>
              <w:rPr>
                <w:b/>
                <w:bCs/>
              </w:rPr>
            </w:pPr>
            <w:r w:rsidRPr="00CE64DF">
              <w:rPr>
                <w:b/>
                <w:bCs/>
              </w:rPr>
              <w:t>Mô tả</w:t>
            </w:r>
          </w:p>
        </w:tc>
      </w:tr>
      <w:tr w:rsidR="004072C3" w:rsidRPr="00CE64DF" w14:paraId="7E71B291" w14:textId="77777777" w:rsidTr="00C939EE">
        <w:tc>
          <w:tcPr>
            <w:tcW w:w="2337" w:type="dxa"/>
            <w:tcPrChange w:id="14" w:author="Nguyen Viet Thai 20153356" w:date="2020-02-16T14:15:00Z">
              <w:tcPr>
                <w:tcW w:w="2430" w:type="dxa"/>
              </w:tcPr>
            </w:tcPrChange>
          </w:tcPr>
          <w:p w14:paraId="7275E9E5" w14:textId="77777777" w:rsidR="004072C3" w:rsidRPr="00CE64DF" w:rsidRDefault="004072C3" w:rsidP="004072C3">
            <w:pPr>
              <w:rPr>
                <w:b/>
                <w:bCs/>
              </w:rPr>
            </w:pPr>
            <w:r w:rsidRPr="00CE64DF">
              <w:rPr>
                <w:b/>
                <w:bCs/>
              </w:rPr>
              <w:t>_id</w:t>
            </w:r>
          </w:p>
        </w:tc>
        <w:tc>
          <w:tcPr>
            <w:tcW w:w="993" w:type="dxa"/>
            <w:tcPrChange w:id="15" w:author="Nguyen Viet Thai 20153356" w:date="2020-02-16T14:15:00Z">
              <w:tcPr>
                <w:tcW w:w="1530" w:type="dxa"/>
              </w:tcPr>
            </w:tcPrChange>
          </w:tcPr>
          <w:p w14:paraId="309AFDAA" w14:textId="77777777" w:rsidR="004072C3" w:rsidRPr="00CE64DF" w:rsidRDefault="004072C3" w:rsidP="004072C3">
            <w:pPr>
              <w:rPr>
                <w:b/>
                <w:bCs/>
              </w:rPr>
            </w:pPr>
            <w:r w:rsidRPr="00CE64DF">
              <w:rPr>
                <w:i/>
                <w:iCs/>
              </w:rPr>
              <w:t>ObjectId</w:t>
            </w:r>
          </w:p>
        </w:tc>
        <w:tc>
          <w:tcPr>
            <w:tcW w:w="3877" w:type="dxa"/>
            <w:tcPrChange w:id="16" w:author="Nguyen Viet Thai 20153356" w:date="2020-02-16T14:15:00Z">
              <w:tcPr>
                <w:tcW w:w="3955" w:type="dxa"/>
              </w:tcPr>
            </w:tcPrChange>
          </w:tcPr>
          <w:p w14:paraId="450225D2" w14:textId="77777777" w:rsidR="004072C3" w:rsidRPr="00CE64DF" w:rsidRDefault="004072C3" w:rsidP="004072C3">
            <w:pPr>
              <w:rPr>
                <w:b/>
                <w:bCs/>
              </w:rPr>
            </w:pPr>
            <w:r w:rsidRPr="00CE64DF">
              <w:t>ID của công ty</w:t>
            </w:r>
          </w:p>
        </w:tc>
      </w:tr>
      <w:tr w:rsidR="004072C3" w:rsidRPr="00CE64DF" w14:paraId="62C640DA" w14:textId="77777777" w:rsidTr="00C939EE">
        <w:tc>
          <w:tcPr>
            <w:tcW w:w="2337" w:type="dxa"/>
            <w:tcPrChange w:id="17" w:author="Nguyen Viet Thai 20153356" w:date="2020-02-16T14:15:00Z">
              <w:tcPr>
                <w:tcW w:w="2430" w:type="dxa"/>
              </w:tcPr>
            </w:tcPrChange>
          </w:tcPr>
          <w:p w14:paraId="6ADC573D" w14:textId="77777777" w:rsidR="004072C3" w:rsidRPr="00CE64DF" w:rsidRDefault="004072C3" w:rsidP="004072C3">
            <w:pPr>
              <w:rPr>
                <w:b/>
                <w:bCs/>
              </w:rPr>
            </w:pPr>
            <w:r w:rsidRPr="00CE64DF">
              <w:rPr>
                <w:b/>
                <w:bCs/>
              </w:rPr>
              <w:t>name</w:t>
            </w:r>
          </w:p>
        </w:tc>
        <w:tc>
          <w:tcPr>
            <w:tcW w:w="993" w:type="dxa"/>
            <w:tcPrChange w:id="18" w:author="Nguyen Viet Thai 20153356" w:date="2020-02-16T14:15:00Z">
              <w:tcPr>
                <w:tcW w:w="1530" w:type="dxa"/>
              </w:tcPr>
            </w:tcPrChange>
          </w:tcPr>
          <w:p w14:paraId="220BB506" w14:textId="77777777" w:rsidR="004072C3" w:rsidRPr="00CE64DF" w:rsidRDefault="004072C3" w:rsidP="004072C3">
            <w:pPr>
              <w:rPr>
                <w:b/>
                <w:bCs/>
              </w:rPr>
            </w:pPr>
            <w:r w:rsidRPr="00CE64DF">
              <w:rPr>
                <w:i/>
                <w:iCs/>
              </w:rPr>
              <w:t>String</w:t>
            </w:r>
          </w:p>
        </w:tc>
        <w:tc>
          <w:tcPr>
            <w:tcW w:w="3877" w:type="dxa"/>
            <w:tcPrChange w:id="19" w:author="Nguyen Viet Thai 20153356" w:date="2020-02-16T14:15:00Z">
              <w:tcPr>
                <w:tcW w:w="3955" w:type="dxa"/>
              </w:tcPr>
            </w:tcPrChange>
          </w:tcPr>
          <w:p w14:paraId="362C7661" w14:textId="77777777" w:rsidR="004072C3" w:rsidRPr="00CE64DF" w:rsidRDefault="004072C3" w:rsidP="004072C3">
            <w:r w:rsidRPr="00CE64DF">
              <w:t>Tên đầy đủ của công ty</w:t>
            </w:r>
          </w:p>
        </w:tc>
      </w:tr>
      <w:tr w:rsidR="004072C3" w:rsidRPr="00CE64DF" w14:paraId="00FBF5EC" w14:textId="77777777" w:rsidTr="00C939EE">
        <w:tc>
          <w:tcPr>
            <w:tcW w:w="2337" w:type="dxa"/>
            <w:tcPrChange w:id="20" w:author="Nguyen Viet Thai 20153356" w:date="2020-02-16T14:15:00Z">
              <w:tcPr>
                <w:tcW w:w="2430" w:type="dxa"/>
              </w:tcPr>
            </w:tcPrChange>
          </w:tcPr>
          <w:p w14:paraId="6AB2CE53" w14:textId="67464342" w:rsidR="004072C3" w:rsidRPr="00CE64DF" w:rsidRDefault="00196452" w:rsidP="004072C3">
            <w:pPr>
              <w:rPr>
                <w:b/>
                <w:bCs/>
              </w:rPr>
            </w:pPr>
            <w:ins w:id="21" w:author="Nguyen Viet Thai 20153356" w:date="2020-02-16T13:15:00Z">
              <w:r>
                <w:rPr>
                  <w:b/>
                  <w:bCs/>
                </w:rPr>
                <w:t>short_name</w:t>
              </w:r>
            </w:ins>
            <w:del w:id="22" w:author="Nguyen Viet Thai 20153356" w:date="2020-02-16T13:15:00Z">
              <w:r w:rsidR="004072C3" w:rsidRPr="00CE64DF" w:rsidDel="00196452">
                <w:rPr>
                  <w:b/>
                  <w:bCs/>
                </w:rPr>
                <w:delText>email</w:delText>
              </w:r>
            </w:del>
          </w:p>
        </w:tc>
        <w:tc>
          <w:tcPr>
            <w:tcW w:w="993" w:type="dxa"/>
            <w:tcPrChange w:id="23" w:author="Nguyen Viet Thai 20153356" w:date="2020-02-16T14:15:00Z">
              <w:tcPr>
                <w:tcW w:w="1530" w:type="dxa"/>
              </w:tcPr>
            </w:tcPrChange>
          </w:tcPr>
          <w:p w14:paraId="68A22BE7" w14:textId="77777777" w:rsidR="004072C3" w:rsidRPr="00CE64DF" w:rsidRDefault="004072C3" w:rsidP="004072C3">
            <w:pPr>
              <w:rPr>
                <w:b/>
                <w:bCs/>
              </w:rPr>
            </w:pPr>
            <w:r w:rsidRPr="00CE64DF">
              <w:rPr>
                <w:i/>
                <w:iCs/>
              </w:rPr>
              <w:t>String</w:t>
            </w:r>
          </w:p>
        </w:tc>
        <w:tc>
          <w:tcPr>
            <w:tcW w:w="3877" w:type="dxa"/>
            <w:tcPrChange w:id="24" w:author="Nguyen Viet Thai 20153356" w:date="2020-02-16T14:15:00Z">
              <w:tcPr>
                <w:tcW w:w="3955" w:type="dxa"/>
              </w:tcPr>
            </w:tcPrChange>
          </w:tcPr>
          <w:p w14:paraId="307B3062" w14:textId="77777777" w:rsidR="004072C3" w:rsidRPr="00CE64DF" w:rsidRDefault="004072C3" w:rsidP="004072C3">
            <w:pPr>
              <w:rPr>
                <w:b/>
                <w:bCs/>
              </w:rPr>
            </w:pPr>
            <w:r w:rsidRPr="00CE64DF">
              <w:t>Tên viết tắt của công ty</w:t>
            </w:r>
          </w:p>
        </w:tc>
      </w:tr>
      <w:tr w:rsidR="004072C3" w:rsidRPr="00CE64DF" w14:paraId="1837ACD3" w14:textId="77777777" w:rsidTr="00C939EE">
        <w:tc>
          <w:tcPr>
            <w:tcW w:w="2337" w:type="dxa"/>
            <w:tcPrChange w:id="25" w:author="Nguyen Viet Thai 20153356" w:date="2020-02-16T14:15:00Z">
              <w:tcPr>
                <w:tcW w:w="2430" w:type="dxa"/>
              </w:tcPr>
            </w:tcPrChange>
          </w:tcPr>
          <w:p w14:paraId="5D161BCD" w14:textId="27179F4E" w:rsidR="004072C3" w:rsidRPr="00CE64DF" w:rsidRDefault="004072C3" w:rsidP="004072C3">
            <w:pPr>
              <w:rPr>
                <w:b/>
                <w:bCs/>
              </w:rPr>
            </w:pPr>
            <w:del w:id="26" w:author="Nguyen Viet Thai 20153356" w:date="2020-02-16T13:15:00Z">
              <w:r w:rsidRPr="00CE64DF" w:rsidDel="00196452">
                <w:rPr>
                  <w:b/>
                  <w:bCs/>
                </w:rPr>
                <w:delText>password</w:delText>
              </w:r>
            </w:del>
            <w:ins w:id="27" w:author="Nguyen Viet Thai 20153356" w:date="2020-02-16T13:15:00Z">
              <w:r w:rsidR="00196452">
                <w:rPr>
                  <w:b/>
                  <w:bCs/>
                </w:rPr>
                <w:t>description</w:t>
              </w:r>
            </w:ins>
          </w:p>
        </w:tc>
        <w:tc>
          <w:tcPr>
            <w:tcW w:w="993" w:type="dxa"/>
            <w:tcPrChange w:id="28" w:author="Nguyen Viet Thai 20153356" w:date="2020-02-16T14:15:00Z">
              <w:tcPr>
                <w:tcW w:w="1530" w:type="dxa"/>
              </w:tcPr>
            </w:tcPrChange>
          </w:tcPr>
          <w:p w14:paraId="343562BD" w14:textId="77777777" w:rsidR="004072C3" w:rsidRPr="00CE64DF" w:rsidRDefault="004072C3" w:rsidP="004072C3">
            <w:pPr>
              <w:rPr>
                <w:b/>
                <w:bCs/>
              </w:rPr>
            </w:pPr>
            <w:r w:rsidRPr="00CE64DF">
              <w:rPr>
                <w:i/>
                <w:iCs/>
              </w:rPr>
              <w:t>String</w:t>
            </w:r>
          </w:p>
        </w:tc>
        <w:tc>
          <w:tcPr>
            <w:tcW w:w="3877" w:type="dxa"/>
            <w:tcPrChange w:id="29" w:author="Nguyen Viet Thai 20153356" w:date="2020-02-16T14:15:00Z">
              <w:tcPr>
                <w:tcW w:w="3955" w:type="dxa"/>
              </w:tcPr>
            </w:tcPrChange>
          </w:tcPr>
          <w:p w14:paraId="7F19B4BD" w14:textId="77777777" w:rsidR="004072C3" w:rsidRPr="00CE64DF" w:rsidRDefault="004072C3" w:rsidP="004072C3">
            <w:pPr>
              <w:rPr>
                <w:b/>
                <w:bCs/>
              </w:rPr>
            </w:pPr>
            <w:r w:rsidRPr="00CE64DF">
              <w:t>Mô tả về công ty</w:t>
            </w:r>
          </w:p>
        </w:tc>
      </w:tr>
    </w:tbl>
    <w:p w14:paraId="2AEDDF5D" w14:textId="77777777" w:rsidR="004072C3" w:rsidRPr="00CE64DF" w:rsidRDefault="004072C3" w:rsidP="004072C3"/>
    <w:p w14:paraId="3FAB2687" w14:textId="77777777" w:rsidR="004072C3" w:rsidRDefault="004072C3" w:rsidP="004072C3">
      <w:pPr>
        <w:pStyle w:val="Heading4"/>
      </w:pPr>
      <w:r w:rsidRPr="00CE64DF">
        <w:t xml:space="preserve">User : </w:t>
      </w:r>
    </w:p>
    <w:p w14:paraId="029EBBEB" w14:textId="35C7739D" w:rsidR="004072C3" w:rsidRPr="00A61EA1" w:rsidRDefault="004072C3" w:rsidP="004072C3">
      <w:pPr>
        <w:rPr>
          <w:b/>
          <w:bCs/>
          <w:lang w:val="vi-VN"/>
        </w:rPr>
      </w:pPr>
      <w:r w:rsidRPr="00A61EA1">
        <w:rPr>
          <w:lang w:val="vi-VN"/>
        </w:rPr>
        <w:t>thông tin về tài khoản của người dùng.</w:t>
      </w:r>
    </w:p>
    <w:tbl>
      <w:tblPr>
        <w:tblStyle w:val="TableGrid"/>
        <w:tblW w:w="0" w:type="auto"/>
        <w:tblInd w:w="108" w:type="dxa"/>
        <w:tblLook w:val="04A0" w:firstRow="1" w:lastRow="0" w:firstColumn="1" w:lastColumn="0" w:noHBand="0" w:noVBand="1"/>
        <w:tblPrChange w:id="30" w:author="Nguyen Viet Thai 20153356" w:date="2020-02-17T08:53:00Z">
          <w:tblPr>
            <w:tblStyle w:val="TableGrid"/>
            <w:tblW w:w="0" w:type="auto"/>
            <w:tblInd w:w="1435" w:type="dxa"/>
            <w:tblLook w:val="04A0" w:firstRow="1" w:lastRow="0" w:firstColumn="1" w:lastColumn="0" w:noHBand="0" w:noVBand="1"/>
          </w:tblPr>
        </w:tblPrChange>
      </w:tblPr>
      <w:tblGrid>
        <w:gridCol w:w="2496"/>
        <w:gridCol w:w="1056"/>
        <w:gridCol w:w="3655"/>
        <w:tblGridChange w:id="31">
          <w:tblGrid>
            <w:gridCol w:w="2496"/>
            <w:gridCol w:w="1255"/>
            <w:gridCol w:w="2129"/>
          </w:tblGrid>
        </w:tblGridChange>
      </w:tblGrid>
      <w:tr w:rsidR="004072C3" w:rsidRPr="00CE64DF" w14:paraId="49A49A55" w14:textId="77777777" w:rsidTr="00411786">
        <w:tc>
          <w:tcPr>
            <w:tcW w:w="2496" w:type="dxa"/>
            <w:shd w:val="clear" w:color="auto" w:fill="9BBB59" w:themeFill="accent3"/>
            <w:tcPrChange w:id="32" w:author="Nguyen Viet Thai 20153356" w:date="2020-02-17T08:53:00Z">
              <w:tcPr>
                <w:tcW w:w="2430" w:type="dxa"/>
                <w:shd w:val="clear" w:color="auto" w:fill="9BBB59" w:themeFill="accent3"/>
              </w:tcPr>
            </w:tcPrChange>
          </w:tcPr>
          <w:p w14:paraId="1E9BE4A4" w14:textId="77777777" w:rsidR="004072C3" w:rsidRPr="00CE64DF" w:rsidRDefault="004072C3" w:rsidP="004072C3">
            <w:pPr>
              <w:rPr>
                <w:b/>
                <w:bCs/>
              </w:rPr>
            </w:pPr>
            <w:r w:rsidRPr="00CE64DF">
              <w:rPr>
                <w:b/>
                <w:bCs/>
              </w:rPr>
              <w:t>Thuộc tính</w:t>
            </w:r>
          </w:p>
        </w:tc>
        <w:tc>
          <w:tcPr>
            <w:tcW w:w="1042" w:type="dxa"/>
            <w:shd w:val="clear" w:color="auto" w:fill="9BBB59" w:themeFill="accent3"/>
            <w:tcPrChange w:id="33" w:author="Nguyen Viet Thai 20153356" w:date="2020-02-17T08:53:00Z">
              <w:tcPr>
                <w:tcW w:w="1530" w:type="dxa"/>
                <w:shd w:val="clear" w:color="auto" w:fill="9BBB59" w:themeFill="accent3"/>
              </w:tcPr>
            </w:tcPrChange>
          </w:tcPr>
          <w:p w14:paraId="5D9F18E2" w14:textId="77777777" w:rsidR="004072C3" w:rsidRPr="00CE64DF" w:rsidRDefault="004072C3" w:rsidP="004072C3">
            <w:pPr>
              <w:rPr>
                <w:b/>
                <w:bCs/>
              </w:rPr>
            </w:pPr>
            <w:r w:rsidRPr="00CE64DF">
              <w:rPr>
                <w:b/>
                <w:bCs/>
              </w:rPr>
              <w:t>Kiểu giá trị</w:t>
            </w:r>
          </w:p>
        </w:tc>
        <w:tc>
          <w:tcPr>
            <w:tcW w:w="3669" w:type="dxa"/>
            <w:shd w:val="clear" w:color="auto" w:fill="9BBB59" w:themeFill="accent3"/>
            <w:tcPrChange w:id="34" w:author="Nguyen Viet Thai 20153356" w:date="2020-02-17T08:53:00Z">
              <w:tcPr>
                <w:tcW w:w="3955" w:type="dxa"/>
                <w:shd w:val="clear" w:color="auto" w:fill="9BBB59" w:themeFill="accent3"/>
              </w:tcPr>
            </w:tcPrChange>
          </w:tcPr>
          <w:p w14:paraId="3B8A7483" w14:textId="77777777" w:rsidR="004072C3" w:rsidRPr="00CE64DF" w:rsidRDefault="004072C3" w:rsidP="004072C3">
            <w:pPr>
              <w:rPr>
                <w:b/>
                <w:bCs/>
              </w:rPr>
            </w:pPr>
            <w:r w:rsidRPr="00CE64DF">
              <w:rPr>
                <w:b/>
                <w:bCs/>
              </w:rPr>
              <w:t>Mô tả</w:t>
            </w:r>
          </w:p>
        </w:tc>
      </w:tr>
      <w:tr w:rsidR="004072C3" w:rsidRPr="00CE64DF" w14:paraId="2DE6846A" w14:textId="77777777" w:rsidTr="00411786">
        <w:tc>
          <w:tcPr>
            <w:tcW w:w="2496" w:type="dxa"/>
            <w:tcPrChange w:id="35" w:author="Nguyen Viet Thai 20153356" w:date="2020-02-17T08:53:00Z">
              <w:tcPr>
                <w:tcW w:w="2430" w:type="dxa"/>
              </w:tcPr>
            </w:tcPrChange>
          </w:tcPr>
          <w:p w14:paraId="4AC1996D" w14:textId="77777777" w:rsidR="004072C3" w:rsidRPr="00CE64DF" w:rsidRDefault="004072C3" w:rsidP="004072C3">
            <w:pPr>
              <w:rPr>
                <w:b/>
                <w:bCs/>
              </w:rPr>
            </w:pPr>
            <w:r w:rsidRPr="00CE64DF">
              <w:rPr>
                <w:b/>
                <w:bCs/>
              </w:rPr>
              <w:t>_id</w:t>
            </w:r>
          </w:p>
        </w:tc>
        <w:tc>
          <w:tcPr>
            <w:tcW w:w="1042" w:type="dxa"/>
            <w:tcPrChange w:id="36" w:author="Nguyen Viet Thai 20153356" w:date="2020-02-17T08:53:00Z">
              <w:tcPr>
                <w:tcW w:w="1530" w:type="dxa"/>
              </w:tcPr>
            </w:tcPrChange>
          </w:tcPr>
          <w:p w14:paraId="0027CFAE" w14:textId="77777777" w:rsidR="004072C3" w:rsidRPr="00CE64DF" w:rsidRDefault="004072C3" w:rsidP="004072C3">
            <w:pPr>
              <w:rPr>
                <w:b/>
                <w:bCs/>
              </w:rPr>
            </w:pPr>
            <w:r w:rsidRPr="00CE64DF">
              <w:rPr>
                <w:i/>
                <w:iCs/>
              </w:rPr>
              <w:t>ObjectId</w:t>
            </w:r>
          </w:p>
        </w:tc>
        <w:tc>
          <w:tcPr>
            <w:tcW w:w="3669" w:type="dxa"/>
            <w:tcPrChange w:id="37" w:author="Nguyen Viet Thai 20153356" w:date="2020-02-17T08:53:00Z">
              <w:tcPr>
                <w:tcW w:w="3955" w:type="dxa"/>
              </w:tcPr>
            </w:tcPrChange>
          </w:tcPr>
          <w:p w14:paraId="1256FAF7" w14:textId="77777777" w:rsidR="004072C3" w:rsidRPr="00CE64DF" w:rsidRDefault="004072C3" w:rsidP="004072C3">
            <w:pPr>
              <w:rPr>
                <w:b/>
                <w:bCs/>
              </w:rPr>
            </w:pPr>
            <w:r w:rsidRPr="00CE64DF">
              <w:t>ID của người dùng</w:t>
            </w:r>
          </w:p>
        </w:tc>
      </w:tr>
      <w:tr w:rsidR="004072C3" w:rsidRPr="00CE64DF" w14:paraId="5FA93B85" w14:textId="77777777" w:rsidTr="00411786">
        <w:tc>
          <w:tcPr>
            <w:tcW w:w="2496" w:type="dxa"/>
            <w:tcPrChange w:id="38" w:author="Nguyen Viet Thai 20153356" w:date="2020-02-17T08:53:00Z">
              <w:tcPr>
                <w:tcW w:w="2430" w:type="dxa"/>
              </w:tcPr>
            </w:tcPrChange>
          </w:tcPr>
          <w:p w14:paraId="7F729E91" w14:textId="77777777" w:rsidR="004072C3" w:rsidRPr="00CE64DF" w:rsidRDefault="004072C3" w:rsidP="004072C3">
            <w:pPr>
              <w:rPr>
                <w:b/>
                <w:bCs/>
              </w:rPr>
            </w:pPr>
            <w:r w:rsidRPr="00CE64DF">
              <w:rPr>
                <w:b/>
                <w:bCs/>
              </w:rPr>
              <w:t>name</w:t>
            </w:r>
          </w:p>
        </w:tc>
        <w:tc>
          <w:tcPr>
            <w:tcW w:w="1042" w:type="dxa"/>
            <w:tcPrChange w:id="39" w:author="Nguyen Viet Thai 20153356" w:date="2020-02-17T08:53:00Z">
              <w:tcPr>
                <w:tcW w:w="1530" w:type="dxa"/>
              </w:tcPr>
            </w:tcPrChange>
          </w:tcPr>
          <w:p w14:paraId="6B3A1EB4" w14:textId="77777777" w:rsidR="004072C3" w:rsidRPr="00CE64DF" w:rsidRDefault="004072C3" w:rsidP="004072C3">
            <w:pPr>
              <w:rPr>
                <w:b/>
                <w:bCs/>
              </w:rPr>
            </w:pPr>
            <w:r w:rsidRPr="00CE64DF">
              <w:rPr>
                <w:i/>
                <w:iCs/>
              </w:rPr>
              <w:t>String</w:t>
            </w:r>
          </w:p>
        </w:tc>
        <w:tc>
          <w:tcPr>
            <w:tcW w:w="3669" w:type="dxa"/>
            <w:tcPrChange w:id="40" w:author="Nguyen Viet Thai 20153356" w:date="2020-02-17T08:53:00Z">
              <w:tcPr>
                <w:tcW w:w="3955" w:type="dxa"/>
              </w:tcPr>
            </w:tcPrChange>
          </w:tcPr>
          <w:p w14:paraId="2FB8CD50" w14:textId="77777777" w:rsidR="004072C3" w:rsidRPr="00CE64DF" w:rsidRDefault="004072C3" w:rsidP="004072C3">
            <w:r w:rsidRPr="00CE64DF">
              <w:t>tên của người dùng</w:t>
            </w:r>
          </w:p>
        </w:tc>
      </w:tr>
      <w:tr w:rsidR="004072C3" w:rsidRPr="00CE64DF" w14:paraId="663286CA" w14:textId="77777777" w:rsidTr="00411786">
        <w:tc>
          <w:tcPr>
            <w:tcW w:w="2496" w:type="dxa"/>
            <w:tcPrChange w:id="41" w:author="Nguyen Viet Thai 20153356" w:date="2020-02-17T08:53:00Z">
              <w:tcPr>
                <w:tcW w:w="2430" w:type="dxa"/>
              </w:tcPr>
            </w:tcPrChange>
          </w:tcPr>
          <w:p w14:paraId="7A5D45C3" w14:textId="77777777" w:rsidR="004072C3" w:rsidRPr="00CE64DF" w:rsidRDefault="004072C3" w:rsidP="004072C3">
            <w:pPr>
              <w:rPr>
                <w:b/>
                <w:bCs/>
              </w:rPr>
            </w:pPr>
            <w:r w:rsidRPr="00CE64DF">
              <w:rPr>
                <w:b/>
                <w:bCs/>
              </w:rPr>
              <w:t>email</w:t>
            </w:r>
          </w:p>
        </w:tc>
        <w:tc>
          <w:tcPr>
            <w:tcW w:w="1042" w:type="dxa"/>
            <w:tcPrChange w:id="42" w:author="Nguyen Viet Thai 20153356" w:date="2020-02-17T08:53:00Z">
              <w:tcPr>
                <w:tcW w:w="1530" w:type="dxa"/>
              </w:tcPr>
            </w:tcPrChange>
          </w:tcPr>
          <w:p w14:paraId="674A51FC" w14:textId="77777777" w:rsidR="004072C3" w:rsidRPr="00CE64DF" w:rsidRDefault="004072C3" w:rsidP="004072C3">
            <w:pPr>
              <w:rPr>
                <w:b/>
                <w:bCs/>
              </w:rPr>
            </w:pPr>
            <w:r w:rsidRPr="00CE64DF">
              <w:rPr>
                <w:i/>
                <w:iCs/>
              </w:rPr>
              <w:t>String</w:t>
            </w:r>
          </w:p>
        </w:tc>
        <w:tc>
          <w:tcPr>
            <w:tcW w:w="3669" w:type="dxa"/>
            <w:tcPrChange w:id="43" w:author="Nguyen Viet Thai 20153356" w:date="2020-02-17T08:53:00Z">
              <w:tcPr>
                <w:tcW w:w="3955" w:type="dxa"/>
              </w:tcPr>
            </w:tcPrChange>
          </w:tcPr>
          <w:p w14:paraId="29380C09" w14:textId="77777777" w:rsidR="004072C3" w:rsidRPr="00CE64DF" w:rsidRDefault="004072C3" w:rsidP="004072C3">
            <w:pPr>
              <w:rPr>
                <w:b/>
                <w:bCs/>
              </w:rPr>
            </w:pPr>
            <w:r w:rsidRPr="00CE64DF">
              <w:t>địa chỉ email</w:t>
            </w:r>
          </w:p>
        </w:tc>
      </w:tr>
      <w:tr w:rsidR="004072C3" w:rsidRPr="00CE64DF" w14:paraId="18F2069A" w14:textId="77777777" w:rsidTr="00411786">
        <w:tc>
          <w:tcPr>
            <w:tcW w:w="2496" w:type="dxa"/>
            <w:tcPrChange w:id="44" w:author="Nguyen Viet Thai 20153356" w:date="2020-02-17T08:53:00Z">
              <w:tcPr>
                <w:tcW w:w="2430" w:type="dxa"/>
              </w:tcPr>
            </w:tcPrChange>
          </w:tcPr>
          <w:p w14:paraId="3B69E533" w14:textId="77777777" w:rsidR="004072C3" w:rsidRPr="00CE64DF" w:rsidRDefault="004072C3" w:rsidP="004072C3">
            <w:pPr>
              <w:rPr>
                <w:b/>
                <w:bCs/>
              </w:rPr>
            </w:pPr>
            <w:r w:rsidRPr="00CE64DF">
              <w:rPr>
                <w:b/>
                <w:bCs/>
              </w:rPr>
              <w:t>password</w:t>
            </w:r>
          </w:p>
        </w:tc>
        <w:tc>
          <w:tcPr>
            <w:tcW w:w="1042" w:type="dxa"/>
            <w:tcPrChange w:id="45" w:author="Nguyen Viet Thai 20153356" w:date="2020-02-17T08:53:00Z">
              <w:tcPr>
                <w:tcW w:w="1530" w:type="dxa"/>
              </w:tcPr>
            </w:tcPrChange>
          </w:tcPr>
          <w:p w14:paraId="688AABFE" w14:textId="77777777" w:rsidR="004072C3" w:rsidRPr="00CE64DF" w:rsidRDefault="004072C3" w:rsidP="004072C3">
            <w:pPr>
              <w:rPr>
                <w:b/>
                <w:bCs/>
              </w:rPr>
            </w:pPr>
            <w:r w:rsidRPr="00CE64DF">
              <w:rPr>
                <w:i/>
                <w:iCs/>
              </w:rPr>
              <w:t>String</w:t>
            </w:r>
          </w:p>
        </w:tc>
        <w:tc>
          <w:tcPr>
            <w:tcW w:w="3669" w:type="dxa"/>
            <w:tcPrChange w:id="46" w:author="Nguyen Viet Thai 20153356" w:date="2020-02-17T08:53:00Z">
              <w:tcPr>
                <w:tcW w:w="3955" w:type="dxa"/>
              </w:tcPr>
            </w:tcPrChange>
          </w:tcPr>
          <w:p w14:paraId="2AF520A4" w14:textId="77777777" w:rsidR="004072C3" w:rsidRPr="00CE64DF" w:rsidRDefault="004072C3" w:rsidP="004072C3">
            <w:pPr>
              <w:rPr>
                <w:b/>
                <w:bCs/>
              </w:rPr>
            </w:pPr>
            <w:r w:rsidRPr="00CE64DF">
              <w:t>mật khẩu</w:t>
            </w:r>
          </w:p>
        </w:tc>
      </w:tr>
      <w:tr w:rsidR="004072C3" w:rsidRPr="00CE64DF" w14:paraId="710AC179" w14:textId="77777777" w:rsidTr="00411786">
        <w:tc>
          <w:tcPr>
            <w:tcW w:w="2496" w:type="dxa"/>
            <w:tcPrChange w:id="47" w:author="Nguyen Viet Thai 20153356" w:date="2020-02-17T08:53:00Z">
              <w:tcPr>
                <w:tcW w:w="2430" w:type="dxa"/>
              </w:tcPr>
            </w:tcPrChange>
          </w:tcPr>
          <w:p w14:paraId="17F3FF50" w14:textId="77777777" w:rsidR="004072C3" w:rsidRPr="00CE64DF" w:rsidRDefault="004072C3" w:rsidP="004072C3">
            <w:pPr>
              <w:rPr>
                <w:b/>
                <w:bCs/>
              </w:rPr>
            </w:pPr>
            <w:r w:rsidRPr="00CE64DF">
              <w:rPr>
                <w:b/>
                <w:bCs/>
              </w:rPr>
              <w:t>company</w:t>
            </w:r>
          </w:p>
        </w:tc>
        <w:tc>
          <w:tcPr>
            <w:tcW w:w="1042" w:type="dxa"/>
            <w:tcPrChange w:id="48" w:author="Nguyen Viet Thai 20153356" w:date="2020-02-17T08:53:00Z">
              <w:tcPr>
                <w:tcW w:w="1530" w:type="dxa"/>
              </w:tcPr>
            </w:tcPrChange>
          </w:tcPr>
          <w:p w14:paraId="069670D7" w14:textId="77777777" w:rsidR="004072C3" w:rsidRPr="00CE64DF" w:rsidRDefault="004072C3" w:rsidP="004072C3">
            <w:pPr>
              <w:rPr>
                <w:b/>
                <w:bCs/>
              </w:rPr>
            </w:pPr>
            <w:r w:rsidRPr="00CE64DF">
              <w:rPr>
                <w:i/>
                <w:iCs/>
              </w:rPr>
              <w:t>ObjectId</w:t>
            </w:r>
          </w:p>
        </w:tc>
        <w:tc>
          <w:tcPr>
            <w:tcW w:w="3669" w:type="dxa"/>
            <w:tcPrChange w:id="49" w:author="Nguyen Viet Thai 20153356" w:date="2020-02-17T08:53:00Z">
              <w:tcPr>
                <w:tcW w:w="3955" w:type="dxa"/>
              </w:tcPr>
            </w:tcPrChange>
          </w:tcPr>
          <w:p w14:paraId="5473943D" w14:textId="77777777" w:rsidR="004072C3" w:rsidRPr="00CE64DF" w:rsidRDefault="004072C3" w:rsidP="004072C3">
            <w:pPr>
              <w:rPr>
                <w:b/>
                <w:bCs/>
              </w:rPr>
            </w:pPr>
            <w:r w:rsidRPr="00CE64DF">
              <w:t>công ty mà người dùng làm việc</w:t>
            </w:r>
          </w:p>
        </w:tc>
      </w:tr>
      <w:tr w:rsidR="004072C3" w:rsidRPr="00CE64DF" w14:paraId="3E0B3702" w14:textId="77777777" w:rsidTr="00411786">
        <w:tc>
          <w:tcPr>
            <w:tcW w:w="2496" w:type="dxa"/>
            <w:tcPrChange w:id="50" w:author="Nguyen Viet Thai 20153356" w:date="2020-02-17T08:53:00Z">
              <w:tcPr>
                <w:tcW w:w="2430" w:type="dxa"/>
              </w:tcPr>
            </w:tcPrChange>
          </w:tcPr>
          <w:p w14:paraId="44AD2C94" w14:textId="77777777" w:rsidR="004072C3" w:rsidRPr="00CE64DF" w:rsidRDefault="004072C3" w:rsidP="004072C3">
            <w:pPr>
              <w:rPr>
                <w:b/>
                <w:bCs/>
              </w:rPr>
            </w:pPr>
            <w:r w:rsidRPr="00CE64DF">
              <w:rPr>
                <w:b/>
                <w:bCs/>
              </w:rPr>
              <w:t>active</w:t>
            </w:r>
          </w:p>
        </w:tc>
        <w:tc>
          <w:tcPr>
            <w:tcW w:w="1042" w:type="dxa"/>
            <w:tcPrChange w:id="51" w:author="Nguyen Viet Thai 20153356" w:date="2020-02-17T08:53:00Z">
              <w:tcPr>
                <w:tcW w:w="1530" w:type="dxa"/>
              </w:tcPr>
            </w:tcPrChange>
          </w:tcPr>
          <w:p w14:paraId="4293F9B7" w14:textId="77777777" w:rsidR="004072C3" w:rsidRPr="00CE64DF" w:rsidRDefault="004072C3" w:rsidP="004072C3">
            <w:pPr>
              <w:rPr>
                <w:b/>
                <w:bCs/>
              </w:rPr>
            </w:pPr>
            <w:r w:rsidRPr="00CE64DF">
              <w:rPr>
                <w:i/>
                <w:iCs/>
              </w:rPr>
              <w:t>Boolean</w:t>
            </w:r>
          </w:p>
        </w:tc>
        <w:tc>
          <w:tcPr>
            <w:tcW w:w="3669" w:type="dxa"/>
            <w:tcPrChange w:id="52" w:author="Nguyen Viet Thai 20153356" w:date="2020-02-17T08:53:00Z">
              <w:tcPr>
                <w:tcW w:w="3955" w:type="dxa"/>
              </w:tcPr>
            </w:tcPrChange>
          </w:tcPr>
          <w:p w14:paraId="41DFB40D" w14:textId="77777777" w:rsidR="004072C3" w:rsidRPr="00CE64DF" w:rsidRDefault="004072C3" w:rsidP="004072C3">
            <w:pPr>
              <w:rPr>
                <w:b/>
                <w:bCs/>
              </w:rPr>
            </w:pPr>
            <w:r w:rsidRPr="00CE64DF">
              <w:t xml:space="preserve">trạng thái hoạt động của tài khoản </w:t>
            </w:r>
            <w:r w:rsidRPr="00CE64DF">
              <w:lastRenderedPageBreak/>
              <w:t>người dùng</w:t>
            </w:r>
          </w:p>
        </w:tc>
      </w:tr>
      <w:tr w:rsidR="004072C3" w:rsidRPr="00CE64DF" w14:paraId="5C093DFE" w14:textId="77777777" w:rsidTr="00411786">
        <w:tc>
          <w:tcPr>
            <w:tcW w:w="2496" w:type="dxa"/>
            <w:tcPrChange w:id="53" w:author="Nguyen Viet Thai 20153356" w:date="2020-02-17T08:53:00Z">
              <w:tcPr>
                <w:tcW w:w="2430" w:type="dxa"/>
              </w:tcPr>
            </w:tcPrChange>
          </w:tcPr>
          <w:p w14:paraId="4F4A0ADD" w14:textId="77777777" w:rsidR="004072C3" w:rsidRPr="00CE64DF" w:rsidRDefault="004072C3" w:rsidP="004072C3">
            <w:pPr>
              <w:rPr>
                <w:b/>
                <w:bCs/>
              </w:rPr>
            </w:pPr>
            <w:r w:rsidRPr="00CE64DF">
              <w:rPr>
                <w:b/>
                <w:bCs/>
              </w:rPr>
              <w:lastRenderedPageBreak/>
              <w:t>status</w:t>
            </w:r>
          </w:p>
        </w:tc>
        <w:tc>
          <w:tcPr>
            <w:tcW w:w="1042" w:type="dxa"/>
            <w:tcPrChange w:id="54" w:author="Nguyen Viet Thai 20153356" w:date="2020-02-17T08:53:00Z">
              <w:tcPr>
                <w:tcW w:w="1530" w:type="dxa"/>
              </w:tcPr>
            </w:tcPrChange>
          </w:tcPr>
          <w:p w14:paraId="668F9088" w14:textId="77777777" w:rsidR="004072C3" w:rsidRPr="00CE64DF" w:rsidRDefault="004072C3" w:rsidP="004072C3">
            <w:pPr>
              <w:rPr>
                <w:b/>
                <w:bCs/>
              </w:rPr>
            </w:pPr>
            <w:r w:rsidRPr="00CE64DF">
              <w:rPr>
                <w:i/>
                <w:iCs/>
              </w:rPr>
              <w:t>Number</w:t>
            </w:r>
          </w:p>
        </w:tc>
        <w:tc>
          <w:tcPr>
            <w:tcW w:w="3669" w:type="dxa"/>
            <w:tcPrChange w:id="55" w:author="Nguyen Viet Thai 20153356" w:date="2020-02-17T08:53:00Z">
              <w:tcPr>
                <w:tcW w:w="3955" w:type="dxa"/>
              </w:tcPr>
            </w:tcPrChange>
          </w:tcPr>
          <w:p w14:paraId="2CA89FDA" w14:textId="77777777" w:rsidR="004072C3" w:rsidRPr="00CE64DF" w:rsidRDefault="004072C3" w:rsidP="004072C3">
            <w:pPr>
              <w:rPr>
                <w:b/>
                <w:bCs/>
              </w:rPr>
            </w:pPr>
            <w:r w:rsidRPr="00CE64DF">
              <w:t>đếm số lần tối đa nhập sai thông tin tài khoản khi đăng nhập</w:t>
            </w:r>
          </w:p>
        </w:tc>
      </w:tr>
      <w:tr w:rsidR="004072C3" w:rsidRPr="00CE64DF" w14:paraId="65530199" w14:textId="77777777" w:rsidTr="00411786">
        <w:tc>
          <w:tcPr>
            <w:tcW w:w="2496" w:type="dxa"/>
            <w:tcPrChange w:id="56" w:author="Nguyen Viet Thai 20153356" w:date="2020-02-17T08:53:00Z">
              <w:tcPr>
                <w:tcW w:w="2430" w:type="dxa"/>
              </w:tcPr>
            </w:tcPrChange>
          </w:tcPr>
          <w:p w14:paraId="699C2445" w14:textId="77777777" w:rsidR="004072C3" w:rsidRPr="00CE64DF" w:rsidRDefault="004072C3" w:rsidP="004072C3">
            <w:pPr>
              <w:rPr>
                <w:b/>
                <w:bCs/>
              </w:rPr>
            </w:pPr>
            <w:r w:rsidRPr="00CE64DF">
              <w:rPr>
                <w:b/>
                <w:bCs/>
              </w:rPr>
              <w:t>reset</w:t>
            </w:r>
            <w:r w:rsidRPr="00CE64DF">
              <w:t>_</w:t>
            </w:r>
            <w:r w:rsidRPr="00CE64DF">
              <w:rPr>
                <w:b/>
                <w:bCs/>
              </w:rPr>
              <w:t>password</w:t>
            </w:r>
            <w:r w:rsidRPr="00CE64DF">
              <w:t>_</w:t>
            </w:r>
            <w:r w:rsidRPr="00CE64DF">
              <w:rPr>
                <w:b/>
                <w:bCs/>
              </w:rPr>
              <w:t>token</w:t>
            </w:r>
          </w:p>
        </w:tc>
        <w:tc>
          <w:tcPr>
            <w:tcW w:w="1042" w:type="dxa"/>
            <w:tcPrChange w:id="57" w:author="Nguyen Viet Thai 20153356" w:date="2020-02-17T08:53:00Z">
              <w:tcPr>
                <w:tcW w:w="1530" w:type="dxa"/>
              </w:tcPr>
            </w:tcPrChange>
          </w:tcPr>
          <w:p w14:paraId="26285398" w14:textId="77777777" w:rsidR="004072C3" w:rsidRPr="00CE64DF" w:rsidRDefault="004072C3" w:rsidP="004072C3">
            <w:pPr>
              <w:rPr>
                <w:b/>
                <w:bCs/>
              </w:rPr>
            </w:pPr>
            <w:r w:rsidRPr="00CE64DF">
              <w:rPr>
                <w:i/>
                <w:iCs/>
              </w:rPr>
              <w:t>String</w:t>
            </w:r>
          </w:p>
        </w:tc>
        <w:tc>
          <w:tcPr>
            <w:tcW w:w="3669" w:type="dxa"/>
            <w:tcPrChange w:id="58" w:author="Nguyen Viet Thai 20153356" w:date="2020-02-17T08:53:00Z">
              <w:tcPr>
                <w:tcW w:w="3955" w:type="dxa"/>
              </w:tcPr>
            </w:tcPrChange>
          </w:tcPr>
          <w:p w14:paraId="741BB09A" w14:textId="77777777" w:rsidR="004072C3" w:rsidRPr="00CE64DF" w:rsidRDefault="004072C3" w:rsidP="004072C3">
            <w:pPr>
              <w:rPr>
                <w:b/>
                <w:bCs/>
              </w:rPr>
            </w:pPr>
            <w:r w:rsidRPr="00CE64DF">
              <w:t>token xác thực đổi mật khẩu khi quên</w:t>
            </w:r>
          </w:p>
        </w:tc>
      </w:tr>
      <w:tr w:rsidR="004072C3" w:rsidRPr="00CE64DF" w14:paraId="0975B162" w14:textId="77777777" w:rsidTr="00411786">
        <w:tc>
          <w:tcPr>
            <w:tcW w:w="2496" w:type="dxa"/>
            <w:tcPrChange w:id="59" w:author="Nguyen Viet Thai 20153356" w:date="2020-02-17T08:53:00Z">
              <w:tcPr>
                <w:tcW w:w="2430" w:type="dxa"/>
              </w:tcPr>
            </w:tcPrChange>
          </w:tcPr>
          <w:p w14:paraId="3C713BF3" w14:textId="77777777" w:rsidR="004072C3" w:rsidRPr="00CE64DF" w:rsidRDefault="004072C3" w:rsidP="004072C3">
            <w:pPr>
              <w:rPr>
                <w:b/>
                <w:bCs/>
              </w:rPr>
            </w:pPr>
            <w:r w:rsidRPr="00CE64DF">
              <w:rPr>
                <w:b/>
                <w:bCs/>
              </w:rPr>
              <w:t>token</w:t>
            </w:r>
          </w:p>
        </w:tc>
        <w:tc>
          <w:tcPr>
            <w:tcW w:w="1042" w:type="dxa"/>
            <w:tcPrChange w:id="60" w:author="Nguyen Viet Thai 20153356" w:date="2020-02-17T08:53:00Z">
              <w:tcPr>
                <w:tcW w:w="1530" w:type="dxa"/>
              </w:tcPr>
            </w:tcPrChange>
          </w:tcPr>
          <w:p w14:paraId="5F15AC4C" w14:textId="7AA06B7C" w:rsidR="004072C3" w:rsidRPr="00CE64DF" w:rsidRDefault="000F448C" w:rsidP="004072C3">
            <w:pPr>
              <w:rPr>
                <w:b/>
                <w:bCs/>
              </w:rPr>
            </w:pPr>
            <w:ins w:id="61" w:author="Nguyen Viet Thai 20153356" w:date="2020-02-17T09:38:00Z">
              <w:r>
                <w:rPr>
                  <w:i/>
                  <w:iCs/>
                </w:rPr>
                <w:t xml:space="preserve">Array </w:t>
              </w:r>
            </w:ins>
            <w:r w:rsidR="004072C3" w:rsidRPr="00CE64DF">
              <w:rPr>
                <w:i/>
                <w:iCs/>
              </w:rPr>
              <w:t>String</w:t>
            </w:r>
          </w:p>
        </w:tc>
        <w:tc>
          <w:tcPr>
            <w:tcW w:w="3669" w:type="dxa"/>
            <w:tcPrChange w:id="62" w:author="Nguyen Viet Thai 20153356" w:date="2020-02-17T08:53:00Z">
              <w:tcPr>
                <w:tcW w:w="3955" w:type="dxa"/>
              </w:tcPr>
            </w:tcPrChange>
          </w:tcPr>
          <w:p w14:paraId="5D7FC356" w14:textId="1A6B0873" w:rsidR="004072C3" w:rsidRPr="00CE64DF" w:rsidRDefault="000F448C" w:rsidP="004072C3">
            <w:pPr>
              <w:rPr>
                <w:b/>
                <w:bCs/>
              </w:rPr>
            </w:pPr>
            <w:ins w:id="63" w:author="Nguyen Viet Thai 20153356" w:date="2020-02-17T09:38:00Z">
              <w:r>
                <w:t xml:space="preserve">Mảng </w:t>
              </w:r>
            </w:ins>
            <w:ins w:id="64" w:author="Nguyen Viet Thai 20153356" w:date="2020-02-17T09:39:00Z">
              <w:r>
                <w:t xml:space="preserve">các </w:t>
              </w:r>
            </w:ins>
            <w:r w:rsidR="004072C3" w:rsidRPr="00CE64DF">
              <w:t>token lưu trữ phiên đăng nhập của người dùng</w:t>
            </w:r>
          </w:p>
        </w:tc>
      </w:tr>
    </w:tbl>
    <w:p w14:paraId="0322A8BD" w14:textId="77777777" w:rsidR="004072C3" w:rsidRPr="00CE64DF" w:rsidRDefault="004072C3" w:rsidP="004072C3"/>
    <w:p w14:paraId="0ED3C9B8" w14:textId="77777777" w:rsidR="004072C3" w:rsidRDefault="004072C3" w:rsidP="004072C3">
      <w:pPr>
        <w:pStyle w:val="Heading4"/>
      </w:pPr>
      <w:r w:rsidRPr="00CE64DF">
        <w:t xml:space="preserve">Role : </w:t>
      </w:r>
    </w:p>
    <w:p w14:paraId="63B00D9C" w14:textId="23F1D060" w:rsidR="004072C3" w:rsidRPr="00CE64DF" w:rsidRDefault="004072C3" w:rsidP="004072C3">
      <w:pPr>
        <w:rPr>
          <w:b/>
          <w:bCs/>
        </w:rPr>
      </w:pPr>
      <w:r w:rsidRPr="00CE64DF">
        <w:t>các role có trong hệ thống.</w:t>
      </w:r>
    </w:p>
    <w:tbl>
      <w:tblPr>
        <w:tblStyle w:val="TableGrid"/>
        <w:tblW w:w="0" w:type="auto"/>
        <w:tblInd w:w="108" w:type="dxa"/>
        <w:tblLook w:val="04A0" w:firstRow="1" w:lastRow="0" w:firstColumn="1" w:lastColumn="0" w:noHBand="0" w:noVBand="1"/>
        <w:tblPrChange w:id="65" w:author="Nguyen Viet Thai 20153356" w:date="2020-02-16T14:18:00Z">
          <w:tblPr>
            <w:tblStyle w:val="TableGrid"/>
            <w:tblW w:w="0" w:type="auto"/>
            <w:tblInd w:w="1435" w:type="dxa"/>
            <w:tblLook w:val="04A0" w:firstRow="1" w:lastRow="0" w:firstColumn="1" w:lastColumn="0" w:noHBand="0" w:noVBand="1"/>
          </w:tblPr>
        </w:tblPrChange>
      </w:tblPr>
      <w:tblGrid>
        <w:gridCol w:w="1830"/>
        <w:gridCol w:w="1616"/>
        <w:gridCol w:w="3761"/>
        <w:tblGridChange w:id="66">
          <w:tblGrid>
            <w:gridCol w:w="1857"/>
            <w:gridCol w:w="1318"/>
            <w:gridCol w:w="2705"/>
          </w:tblGrid>
        </w:tblGridChange>
      </w:tblGrid>
      <w:tr w:rsidR="004072C3" w:rsidRPr="00CE64DF" w14:paraId="06ADE6FF" w14:textId="77777777" w:rsidTr="00C939EE">
        <w:tc>
          <w:tcPr>
            <w:tcW w:w="1830" w:type="dxa"/>
            <w:shd w:val="clear" w:color="auto" w:fill="9BBB59" w:themeFill="accent3"/>
            <w:tcPrChange w:id="67" w:author="Nguyen Viet Thai 20153356" w:date="2020-02-16T14:18:00Z">
              <w:tcPr>
                <w:tcW w:w="2430" w:type="dxa"/>
                <w:shd w:val="clear" w:color="auto" w:fill="9BBB59" w:themeFill="accent3"/>
              </w:tcPr>
            </w:tcPrChange>
          </w:tcPr>
          <w:p w14:paraId="7407074B" w14:textId="77777777" w:rsidR="004072C3" w:rsidRPr="00CE64DF" w:rsidRDefault="004072C3" w:rsidP="004072C3">
            <w:pPr>
              <w:rPr>
                <w:b/>
                <w:bCs/>
              </w:rPr>
            </w:pPr>
            <w:r w:rsidRPr="00CE64DF">
              <w:rPr>
                <w:b/>
                <w:bCs/>
              </w:rPr>
              <w:t>Thuộc tính</w:t>
            </w:r>
          </w:p>
        </w:tc>
        <w:tc>
          <w:tcPr>
            <w:tcW w:w="1320" w:type="dxa"/>
            <w:shd w:val="clear" w:color="auto" w:fill="9BBB59" w:themeFill="accent3"/>
            <w:tcPrChange w:id="68" w:author="Nguyen Viet Thai 20153356" w:date="2020-02-16T14:18:00Z">
              <w:tcPr>
                <w:tcW w:w="1530" w:type="dxa"/>
                <w:shd w:val="clear" w:color="auto" w:fill="9BBB59" w:themeFill="accent3"/>
              </w:tcPr>
            </w:tcPrChange>
          </w:tcPr>
          <w:p w14:paraId="4CAFAF1F" w14:textId="77777777" w:rsidR="004072C3" w:rsidRPr="00CE64DF" w:rsidRDefault="004072C3" w:rsidP="004072C3">
            <w:pPr>
              <w:rPr>
                <w:b/>
                <w:bCs/>
              </w:rPr>
            </w:pPr>
            <w:r w:rsidRPr="00CE64DF">
              <w:rPr>
                <w:b/>
                <w:bCs/>
              </w:rPr>
              <w:t>Kiểu giá trị</w:t>
            </w:r>
          </w:p>
        </w:tc>
        <w:tc>
          <w:tcPr>
            <w:tcW w:w="4057" w:type="dxa"/>
            <w:shd w:val="clear" w:color="auto" w:fill="9BBB59" w:themeFill="accent3"/>
            <w:tcPrChange w:id="69" w:author="Nguyen Viet Thai 20153356" w:date="2020-02-16T14:18:00Z">
              <w:tcPr>
                <w:tcW w:w="3955" w:type="dxa"/>
                <w:shd w:val="clear" w:color="auto" w:fill="9BBB59" w:themeFill="accent3"/>
              </w:tcPr>
            </w:tcPrChange>
          </w:tcPr>
          <w:p w14:paraId="0ADE213D" w14:textId="77777777" w:rsidR="004072C3" w:rsidRPr="00CE64DF" w:rsidRDefault="004072C3" w:rsidP="004072C3">
            <w:pPr>
              <w:rPr>
                <w:b/>
                <w:bCs/>
              </w:rPr>
            </w:pPr>
            <w:r w:rsidRPr="00CE64DF">
              <w:rPr>
                <w:b/>
                <w:bCs/>
              </w:rPr>
              <w:t>Mô tả</w:t>
            </w:r>
          </w:p>
        </w:tc>
      </w:tr>
      <w:tr w:rsidR="004072C3" w:rsidRPr="00CE64DF" w14:paraId="0A9A9A2E" w14:textId="77777777" w:rsidTr="00C939EE">
        <w:tc>
          <w:tcPr>
            <w:tcW w:w="1830" w:type="dxa"/>
            <w:tcPrChange w:id="70" w:author="Nguyen Viet Thai 20153356" w:date="2020-02-16T14:18:00Z">
              <w:tcPr>
                <w:tcW w:w="2430" w:type="dxa"/>
              </w:tcPr>
            </w:tcPrChange>
          </w:tcPr>
          <w:p w14:paraId="58838333" w14:textId="77777777" w:rsidR="004072C3" w:rsidRPr="00CE64DF" w:rsidRDefault="004072C3" w:rsidP="004072C3">
            <w:pPr>
              <w:rPr>
                <w:b/>
                <w:bCs/>
              </w:rPr>
            </w:pPr>
            <w:r w:rsidRPr="00CE64DF">
              <w:rPr>
                <w:b/>
                <w:bCs/>
              </w:rPr>
              <w:t>_id</w:t>
            </w:r>
          </w:p>
        </w:tc>
        <w:tc>
          <w:tcPr>
            <w:tcW w:w="1320" w:type="dxa"/>
            <w:tcPrChange w:id="71" w:author="Nguyen Viet Thai 20153356" w:date="2020-02-16T14:18:00Z">
              <w:tcPr>
                <w:tcW w:w="1530" w:type="dxa"/>
              </w:tcPr>
            </w:tcPrChange>
          </w:tcPr>
          <w:p w14:paraId="484D2F11" w14:textId="77777777" w:rsidR="004072C3" w:rsidRPr="00CE64DF" w:rsidRDefault="004072C3" w:rsidP="004072C3">
            <w:pPr>
              <w:rPr>
                <w:b/>
                <w:bCs/>
              </w:rPr>
            </w:pPr>
            <w:r w:rsidRPr="00CE64DF">
              <w:rPr>
                <w:i/>
                <w:iCs/>
              </w:rPr>
              <w:t>ObjectId</w:t>
            </w:r>
          </w:p>
        </w:tc>
        <w:tc>
          <w:tcPr>
            <w:tcW w:w="4057" w:type="dxa"/>
            <w:tcPrChange w:id="72" w:author="Nguyen Viet Thai 20153356" w:date="2020-02-16T14:18:00Z">
              <w:tcPr>
                <w:tcW w:w="3955" w:type="dxa"/>
              </w:tcPr>
            </w:tcPrChange>
          </w:tcPr>
          <w:p w14:paraId="54137C76" w14:textId="77777777" w:rsidR="004072C3" w:rsidRPr="00CE64DF" w:rsidRDefault="004072C3" w:rsidP="004072C3">
            <w:pPr>
              <w:rPr>
                <w:b/>
                <w:bCs/>
              </w:rPr>
            </w:pPr>
            <w:r w:rsidRPr="00CE64DF">
              <w:t>ID của role</w:t>
            </w:r>
          </w:p>
        </w:tc>
      </w:tr>
      <w:tr w:rsidR="004072C3" w:rsidRPr="00CE64DF" w14:paraId="4759F367" w14:textId="77777777" w:rsidTr="00C939EE">
        <w:tc>
          <w:tcPr>
            <w:tcW w:w="1830" w:type="dxa"/>
            <w:tcPrChange w:id="73" w:author="Nguyen Viet Thai 20153356" w:date="2020-02-16T14:18:00Z">
              <w:tcPr>
                <w:tcW w:w="2430" w:type="dxa"/>
              </w:tcPr>
            </w:tcPrChange>
          </w:tcPr>
          <w:p w14:paraId="68198BFC" w14:textId="77777777" w:rsidR="004072C3" w:rsidRPr="00CE64DF" w:rsidRDefault="004072C3" w:rsidP="004072C3">
            <w:pPr>
              <w:rPr>
                <w:b/>
                <w:bCs/>
              </w:rPr>
            </w:pPr>
            <w:r w:rsidRPr="00CE64DF">
              <w:rPr>
                <w:b/>
                <w:bCs/>
              </w:rPr>
              <w:t>name</w:t>
            </w:r>
          </w:p>
        </w:tc>
        <w:tc>
          <w:tcPr>
            <w:tcW w:w="1320" w:type="dxa"/>
            <w:tcPrChange w:id="74" w:author="Nguyen Viet Thai 20153356" w:date="2020-02-16T14:18:00Z">
              <w:tcPr>
                <w:tcW w:w="1530" w:type="dxa"/>
              </w:tcPr>
            </w:tcPrChange>
          </w:tcPr>
          <w:p w14:paraId="371C2202" w14:textId="77777777" w:rsidR="004072C3" w:rsidRPr="00CE64DF" w:rsidRDefault="004072C3" w:rsidP="004072C3">
            <w:pPr>
              <w:rPr>
                <w:b/>
                <w:bCs/>
              </w:rPr>
            </w:pPr>
            <w:r w:rsidRPr="00CE64DF">
              <w:rPr>
                <w:i/>
                <w:iCs/>
              </w:rPr>
              <w:t>String</w:t>
            </w:r>
          </w:p>
        </w:tc>
        <w:tc>
          <w:tcPr>
            <w:tcW w:w="4057" w:type="dxa"/>
            <w:tcPrChange w:id="75" w:author="Nguyen Viet Thai 20153356" w:date="2020-02-16T14:18:00Z">
              <w:tcPr>
                <w:tcW w:w="3955" w:type="dxa"/>
              </w:tcPr>
            </w:tcPrChange>
          </w:tcPr>
          <w:p w14:paraId="4D5169F0" w14:textId="77777777" w:rsidR="004072C3" w:rsidRPr="00CE64DF" w:rsidRDefault="004072C3" w:rsidP="004072C3">
            <w:r w:rsidRPr="00CE64DF">
              <w:t>tên của role</w:t>
            </w:r>
          </w:p>
        </w:tc>
      </w:tr>
      <w:tr w:rsidR="004072C3" w:rsidRPr="00CE64DF" w14:paraId="17258980" w14:textId="77777777" w:rsidTr="00C939EE">
        <w:tc>
          <w:tcPr>
            <w:tcW w:w="1830" w:type="dxa"/>
            <w:tcPrChange w:id="76" w:author="Nguyen Viet Thai 20153356" w:date="2020-02-16T14:18:00Z">
              <w:tcPr>
                <w:tcW w:w="2430" w:type="dxa"/>
              </w:tcPr>
            </w:tcPrChange>
          </w:tcPr>
          <w:p w14:paraId="60DBA0BD" w14:textId="77777777" w:rsidR="004072C3" w:rsidRPr="00CE64DF" w:rsidRDefault="004072C3" w:rsidP="004072C3">
            <w:pPr>
              <w:rPr>
                <w:b/>
                <w:bCs/>
              </w:rPr>
            </w:pPr>
            <w:r w:rsidRPr="00CE64DF">
              <w:rPr>
                <w:b/>
                <w:bCs/>
              </w:rPr>
              <w:t>company</w:t>
            </w:r>
          </w:p>
        </w:tc>
        <w:tc>
          <w:tcPr>
            <w:tcW w:w="1320" w:type="dxa"/>
            <w:tcPrChange w:id="77" w:author="Nguyen Viet Thai 20153356" w:date="2020-02-16T14:18:00Z">
              <w:tcPr>
                <w:tcW w:w="1530" w:type="dxa"/>
              </w:tcPr>
            </w:tcPrChange>
          </w:tcPr>
          <w:p w14:paraId="64B26932" w14:textId="77777777" w:rsidR="004072C3" w:rsidRPr="00CE64DF" w:rsidRDefault="004072C3" w:rsidP="004072C3">
            <w:pPr>
              <w:rPr>
                <w:b/>
                <w:bCs/>
              </w:rPr>
            </w:pPr>
            <w:r w:rsidRPr="00CE64DF">
              <w:rPr>
                <w:i/>
                <w:iCs/>
              </w:rPr>
              <w:t>ObjectId</w:t>
            </w:r>
          </w:p>
        </w:tc>
        <w:tc>
          <w:tcPr>
            <w:tcW w:w="4057" w:type="dxa"/>
            <w:tcPrChange w:id="78" w:author="Nguyen Viet Thai 20153356" w:date="2020-02-16T14:18:00Z">
              <w:tcPr>
                <w:tcW w:w="3955" w:type="dxa"/>
              </w:tcPr>
            </w:tcPrChange>
          </w:tcPr>
          <w:p w14:paraId="2B7A8AA4" w14:textId="77777777" w:rsidR="004072C3" w:rsidRPr="00CE64DF" w:rsidRDefault="004072C3" w:rsidP="004072C3">
            <w:pPr>
              <w:rPr>
                <w:b/>
                <w:bCs/>
              </w:rPr>
            </w:pPr>
            <w:r w:rsidRPr="00CE64DF">
              <w:t>Công ty có role này</w:t>
            </w:r>
          </w:p>
        </w:tc>
      </w:tr>
      <w:tr w:rsidR="004072C3" w:rsidRPr="00CE64DF" w14:paraId="41EFFBE7" w14:textId="77777777" w:rsidTr="00C939EE">
        <w:tc>
          <w:tcPr>
            <w:tcW w:w="1830" w:type="dxa"/>
            <w:tcPrChange w:id="79" w:author="Nguyen Viet Thai 20153356" w:date="2020-02-16T14:18:00Z">
              <w:tcPr>
                <w:tcW w:w="2430" w:type="dxa"/>
              </w:tcPr>
            </w:tcPrChange>
          </w:tcPr>
          <w:p w14:paraId="1618B7C3" w14:textId="77777777" w:rsidR="004072C3" w:rsidRPr="00CE64DF" w:rsidRDefault="004072C3" w:rsidP="004072C3">
            <w:pPr>
              <w:rPr>
                <w:b/>
                <w:bCs/>
              </w:rPr>
            </w:pPr>
            <w:r w:rsidRPr="00CE64DF">
              <w:rPr>
                <w:b/>
                <w:bCs/>
              </w:rPr>
              <w:t>type</w:t>
            </w:r>
          </w:p>
        </w:tc>
        <w:tc>
          <w:tcPr>
            <w:tcW w:w="1320" w:type="dxa"/>
            <w:tcPrChange w:id="80" w:author="Nguyen Viet Thai 20153356" w:date="2020-02-16T14:18:00Z">
              <w:tcPr>
                <w:tcW w:w="1530" w:type="dxa"/>
              </w:tcPr>
            </w:tcPrChange>
          </w:tcPr>
          <w:p w14:paraId="4D4E7986" w14:textId="77777777" w:rsidR="004072C3" w:rsidRPr="00CE64DF" w:rsidRDefault="004072C3" w:rsidP="004072C3">
            <w:pPr>
              <w:rPr>
                <w:b/>
                <w:bCs/>
              </w:rPr>
            </w:pPr>
            <w:r w:rsidRPr="00CE64DF">
              <w:rPr>
                <w:i/>
                <w:iCs/>
              </w:rPr>
              <w:t>ObjectId</w:t>
            </w:r>
          </w:p>
        </w:tc>
        <w:tc>
          <w:tcPr>
            <w:tcW w:w="4057" w:type="dxa"/>
            <w:tcPrChange w:id="81" w:author="Nguyen Viet Thai 20153356" w:date="2020-02-16T14:18:00Z">
              <w:tcPr>
                <w:tcW w:w="3955" w:type="dxa"/>
              </w:tcPr>
            </w:tcPrChange>
          </w:tcPr>
          <w:p w14:paraId="5698E0AC" w14:textId="77777777" w:rsidR="004072C3" w:rsidRPr="00CE64DF" w:rsidRDefault="004072C3" w:rsidP="004072C3">
            <w:pPr>
              <w:rPr>
                <w:b/>
                <w:bCs/>
              </w:rPr>
            </w:pPr>
            <w:r w:rsidRPr="00CE64DF">
              <w:t>Loại role ( lưu trong  collection RoleType )</w:t>
            </w:r>
          </w:p>
        </w:tc>
      </w:tr>
      <w:tr w:rsidR="004072C3" w:rsidRPr="00CE64DF" w14:paraId="7A3454B0" w14:textId="77777777" w:rsidTr="00C939EE">
        <w:tc>
          <w:tcPr>
            <w:tcW w:w="1830" w:type="dxa"/>
            <w:tcPrChange w:id="82" w:author="Nguyen Viet Thai 20153356" w:date="2020-02-16T14:18:00Z">
              <w:tcPr>
                <w:tcW w:w="2430" w:type="dxa"/>
              </w:tcPr>
            </w:tcPrChange>
          </w:tcPr>
          <w:p w14:paraId="2E9FA975" w14:textId="38154F47" w:rsidR="00C80B9C" w:rsidRPr="00C80B9C" w:rsidRDefault="004072C3" w:rsidP="00C80B9C">
            <w:pPr>
              <w:jc w:val="left"/>
              <w:rPr>
                <w:b/>
                <w:bCs/>
              </w:rPr>
              <w:pPrChange w:id="83" w:author="Nguyen Viet Thai 20153356" w:date="2020-02-17T09:00:00Z">
                <w:pPr/>
              </w:pPrChange>
            </w:pPr>
            <w:del w:id="84" w:author="Nguyen Viet Thai 20153356" w:date="2020-02-16T14:18:00Z">
              <w:r w:rsidRPr="00CE64DF" w:rsidDel="00C939EE">
                <w:rPr>
                  <w:b/>
                  <w:bCs/>
                </w:rPr>
                <w:delText>abstract</w:delText>
              </w:r>
            </w:del>
            <w:ins w:id="85" w:author="Nguyen Viet Thai 20153356" w:date="2020-02-17T09:00:00Z">
              <w:r w:rsidR="00C80B9C" w:rsidRPr="00C80B9C">
                <w:rPr>
                  <w:b/>
                  <w:bCs/>
                  <w:rPrChange w:id="86" w:author="Nguyen Viet Thai 20153356" w:date="2020-02-17T09:00:00Z">
                    <w:rPr/>
                  </w:rPrChange>
                </w:rPr>
                <w:t>p</w:t>
              </w:r>
            </w:ins>
            <w:ins w:id="87" w:author="Nguyen Viet Thai 20153356" w:date="2020-02-17T08:59:00Z">
              <w:r w:rsidR="00C80B9C" w:rsidRPr="00C80B9C">
                <w:rPr>
                  <w:b/>
                  <w:bCs/>
                  <w:rPrChange w:id="88" w:author="Nguyen Viet Thai 20153356" w:date="2020-02-17T09:00:00Z">
                    <w:rPr/>
                  </w:rPrChange>
                </w:rPr>
                <w:t>arents</w:t>
              </w:r>
            </w:ins>
          </w:p>
        </w:tc>
        <w:tc>
          <w:tcPr>
            <w:tcW w:w="1320" w:type="dxa"/>
            <w:tcPrChange w:id="89" w:author="Nguyen Viet Thai 20153356" w:date="2020-02-16T14:18:00Z">
              <w:tcPr>
                <w:tcW w:w="1530" w:type="dxa"/>
              </w:tcPr>
            </w:tcPrChange>
          </w:tcPr>
          <w:p w14:paraId="3E34AD7E" w14:textId="7C38B314" w:rsidR="004072C3" w:rsidRPr="00CE64DF" w:rsidRDefault="00C80B9C" w:rsidP="004072C3">
            <w:pPr>
              <w:rPr>
                <w:b/>
                <w:bCs/>
              </w:rPr>
            </w:pPr>
            <w:ins w:id="90" w:author="Nguyen Viet Thai 20153356" w:date="2020-02-17T08:59:00Z">
              <w:r>
                <w:rPr>
                  <w:i/>
                  <w:iCs/>
                </w:rPr>
                <w:t>Array</w:t>
              </w:r>
            </w:ins>
            <w:ins w:id="91" w:author="Nguyen Viet Thai 20153356" w:date="2020-02-17T09:00:00Z">
              <w:r>
                <w:rPr>
                  <w:i/>
                  <w:iCs/>
                </w:rPr>
                <w:t xml:space="preserve"> ObjectId</w:t>
              </w:r>
            </w:ins>
            <w:del w:id="92" w:author="Nguyen Viet Thai 20153356" w:date="2020-02-17T08:59:00Z">
              <w:r w:rsidR="004072C3" w:rsidRPr="00CE64DF" w:rsidDel="00C80B9C">
                <w:rPr>
                  <w:i/>
                  <w:iCs/>
                </w:rPr>
                <w:delText>Array ObjectId</w:delText>
              </w:r>
            </w:del>
          </w:p>
        </w:tc>
        <w:tc>
          <w:tcPr>
            <w:tcW w:w="4057" w:type="dxa"/>
            <w:tcPrChange w:id="93" w:author="Nguyen Viet Thai 20153356" w:date="2020-02-16T14:18:00Z">
              <w:tcPr>
                <w:tcW w:w="3955" w:type="dxa"/>
              </w:tcPr>
            </w:tcPrChange>
          </w:tcPr>
          <w:p w14:paraId="05F09943" w14:textId="0911E857" w:rsidR="00D10722" w:rsidRPr="00CE64DF" w:rsidRDefault="004072C3" w:rsidP="004072C3">
            <w:del w:id="94" w:author="Nguyen Viet Thai 20153356" w:date="2020-02-16T14:15:00Z">
              <w:r w:rsidRPr="00CE64DF" w:rsidDel="00C939EE">
                <w:delText>r</w:delText>
              </w:r>
            </w:del>
            <w:del w:id="95" w:author="Nguyen Viet Thai 20153356" w:date="2020-02-16T14:18:00Z">
              <w:r w:rsidRPr="00CE64DF" w:rsidDel="00C939EE">
                <w:delText xml:space="preserve">ole hiện tại </w:delText>
              </w:r>
            </w:del>
            <w:del w:id="96" w:author="Nguyen Viet Thai 20153356" w:date="2020-02-16T14:15:00Z">
              <w:r w:rsidRPr="00CE64DF" w:rsidDel="00C939EE">
                <w:delText>sẽ có tất cả các quyền với các loại tài nguyên của các role trong mảng này</w:delText>
              </w:r>
            </w:del>
            <w:ins w:id="97" w:author="Nguyen Viet Thai 20153356" w:date="2020-02-17T08:58:00Z">
              <w:r w:rsidR="00C80B9C">
                <w:t xml:space="preserve">Role hiện tại (ngoài các quyền mặc định ban đầu – nếu có) thì sẽ kế thừa thêm quyền </w:t>
              </w:r>
            </w:ins>
            <w:ins w:id="98" w:author="Nguyen Viet Thai 20153356" w:date="2020-02-17T08:59:00Z">
              <w:r w:rsidR="00C80B9C">
                <w:t xml:space="preserve">của những role trong mảng này. </w:t>
              </w:r>
            </w:ins>
            <w:ins w:id="99" w:author="Nguyen Viet Thai 20153356" w:date="2020-02-16T14:20:00Z">
              <w:r w:rsidR="00C939EE">
                <w:t xml:space="preserve">Các quyền </w:t>
              </w:r>
            </w:ins>
            <w:ins w:id="100" w:author="Nguyen Viet Thai 20153356" w:date="2020-02-16T15:50:00Z">
              <w:r w:rsidR="00E20179">
                <w:t xml:space="preserve">của </w:t>
              </w:r>
            </w:ins>
            <w:ins w:id="101" w:author="Nguyen Viet Thai 20153356" w:date="2020-02-16T14:20:00Z">
              <w:r w:rsidR="00C939EE">
                <w:t xml:space="preserve">role hiện tại chỉ được </w:t>
              </w:r>
            </w:ins>
            <w:ins w:id="102" w:author="Nguyen Viet Thai 20153356" w:date="2020-02-16T16:07:00Z">
              <w:r w:rsidR="00DD20FB">
                <w:t>kế thừa</w:t>
              </w:r>
            </w:ins>
            <w:ins w:id="103" w:author="Nguyen Viet Thai 20153356" w:date="2020-02-16T14:20:00Z">
              <w:r w:rsidR="00C939EE">
                <w:t xml:space="preserve"> trực tiếp </w:t>
              </w:r>
            </w:ins>
            <w:ins w:id="104" w:author="Nguyen Viet Thai 20153356" w:date="2020-02-16T14:28:00Z">
              <w:r w:rsidR="00D10722">
                <w:t>mà không qua giá</w:t>
              </w:r>
            </w:ins>
            <w:ins w:id="105" w:author="Nguyen Viet Thai 20153356" w:date="2020-02-16T14:42:00Z">
              <w:r w:rsidR="000D7761">
                <w:t>n</w:t>
              </w:r>
            </w:ins>
            <w:ins w:id="106" w:author="Nguyen Viet Thai 20153356" w:date="2020-02-16T14:28:00Z">
              <w:r w:rsidR="00D10722">
                <w:t xml:space="preserve"> tiếp</w:t>
              </w:r>
            </w:ins>
            <w:ins w:id="107" w:author="Nguyen Viet Thai 20153356" w:date="2020-02-16T14:43:00Z">
              <w:r w:rsidR="000D7761">
                <w:t xml:space="preserve">, nghĩa là role hiện tại chỉ </w:t>
              </w:r>
            </w:ins>
            <w:ins w:id="108" w:author="Nguyen Viet Thai 20153356" w:date="2020-02-16T16:08:00Z">
              <w:r w:rsidR="00DD20FB">
                <w:t>có</w:t>
              </w:r>
            </w:ins>
            <w:ins w:id="109" w:author="Nguyen Viet Thai 20153356" w:date="2020-02-16T14:43:00Z">
              <w:r w:rsidR="000D7761">
                <w:t xml:space="preserve"> </w:t>
              </w:r>
            </w:ins>
            <w:ins w:id="110" w:author="Nguyen Viet Thai 20153356" w:date="2020-02-16T16:02:00Z">
              <w:r w:rsidR="00081427">
                <w:t xml:space="preserve">các </w:t>
              </w:r>
            </w:ins>
            <w:ins w:id="111" w:author="Nguyen Viet Thai 20153356" w:date="2020-02-16T14:43:00Z">
              <w:r w:rsidR="000D7761">
                <w:t xml:space="preserve">quyền mặc định ban đầu của 1 role mà nó </w:t>
              </w:r>
            </w:ins>
            <w:ins w:id="112" w:author="Nguyen Viet Thai 20153356" w:date="2020-02-16T16:08:00Z">
              <w:r w:rsidR="00DD20FB">
                <w:t>kế thừa</w:t>
              </w:r>
            </w:ins>
            <w:ins w:id="113" w:author="Nguyen Viet Thai 20153356" w:date="2020-02-16T16:00:00Z">
              <w:r w:rsidR="00081427">
                <w:t xml:space="preserve"> quyền </w:t>
              </w:r>
            </w:ins>
            <w:ins w:id="114" w:author="Nguyen Viet Thai 20153356" w:date="2020-02-16T14:43:00Z">
              <w:r w:rsidR="000D7761">
                <w:t xml:space="preserve">chứ không có </w:t>
              </w:r>
            </w:ins>
            <w:ins w:id="115" w:author="Nguyen Viet Thai 20153356" w:date="2020-02-16T14:44:00Z">
              <w:r w:rsidR="00036F18">
                <w:t xml:space="preserve">những </w:t>
              </w:r>
            </w:ins>
            <w:ins w:id="116" w:author="Nguyen Viet Thai 20153356" w:date="2020-02-16T14:43:00Z">
              <w:r w:rsidR="000D7761">
                <w:t xml:space="preserve">quyền mà role </w:t>
              </w:r>
            </w:ins>
            <w:ins w:id="117" w:author="Nguyen Viet Thai 20153356" w:date="2020-02-16T16:01:00Z">
              <w:r w:rsidR="00081427">
                <w:t xml:space="preserve">đó </w:t>
              </w:r>
            </w:ins>
            <w:ins w:id="118" w:author="Nguyen Viet Thai 20153356" w:date="2020-02-16T14:43:00Z">
              <w:r w:rsidR="000D7761">
                <w:t xml:space="preserve">có được </w:t>
              </w:r>
            </w:ins>
            <w:ins w:id="119" w:author="Nguyen Viet Thai 20153356" w:date="2020-02-16T16:01:00Z">
              <w:r w:rsidR="00081427">
                <w:t xml:space="preserve">thông qua việc </w:t>
              </w:r>
            </w:ins>
            <w:ins w:id="120" w:author="Nguyen Viet Thai 20153356" w:date="2020-02-16T16:08:00Z">
              <w:r w:rsidR="00DD20FB">
                <w:t>kế thừa</w:t>
              </w:r>
            </w:ins>
            <w:ins w:id="121" w:author="Nguyen Viet Thai 20153356" w:date="2020-02-16T16:01:00Z">
              <w:r w:rsidR="00081427">
                <w:t xml:space="preserve"> quyền </w:t>
              </w:r>
            </w:ins>
            <w:ins w:id="122" w:author="Nguyen Viet Thai 20153356" w:date="2020-02-16T14:44:00Z">
              <w:r w:rsidR="000D7761">
                <w:t xml:space="preserve">một role </w:t>
              </w:r>
              <w:r w:rsidR="00036F18">
                <w:t>khác.</w:t>
              </w:r>
            </w:ins>
            <w:ins w:id="123" w:author="Nguyen Viet Thai 20153356" w:date="2020-02-16T14:32:00Z">
              <w:r w:rsidR="00D10722">
                <w:t>(ví dụ minh họa bên dưới).</w:t>
              </w:r>
            </w:ins>
          </w:p>
        </w:tc>
      </w:tr>
    </w:tbl>
    <w:p w14:paraId="261A3B62" w14:textId="3079B703" w:rsidR="00D10722" w:rsidRDefault="00D10722" w:rsidP="00D10722">
      <w:pPr>
        <w:rPr>
          <w:ins w:id="124" w:author="Nguyen Viet Thai 20153356" w:date="2020-02-16T14:34:00Z"/>
        </w:rPr>
      </w:pPr>
      <w:ins w:id="125" w:author="Nguyen Viet Thai 20153356" w:date="2020-02-16T14:31:00Z">
        <w:r>
          <w:t xml:space="preserve">VD: </w:t>
        </w:r>
      </w:ins>
      <w:ins w:id="126" w:author="Nguyen Viet Thai 20153356" w:date="2020-02-16T14:34:00Z">
        <w:r w:rsidR="000D7761">
          <w:t>Giả sử t</w:t>
        </w:r>
      </w:ins>
      <w:ins w:id="127" w:author="Nguyen Viet Thai 20153356" w:date="2020-02-16T14:32:00Z">
        <w:r>
          <w:t xml:space="preserve">rong hệ thống hiện tại đang có 3 role là : </w:t>
        </w:r>
      </w:ins>
      <w:ins w:id="128" w:author="Nguyen Viet Thai 20153356" w:date="2020-02-16T14:34:00Z">
        <w:r w:rsidR="000D7761">
          <w:t>R</w:t>
        </w:r>
      </w:ins>
      <w:ins w:id="129" w:author="Nguyen Viet Thai 20153356" w:date="2020-02-16T14:33:00Z">
        <w:r>
          <w:t xml:space="preserve">ole1, </w:t>
        </w:r>
      </w:ins>
      <w:ins w:id="130" w:author="Nguyen Viet Thai 20153356" w:date="2020-02-16T14:34:00Z">
        <w:r w:rsidR="000D7761">
          <w:t>R</w:t>
        </w:r>
      </w:ins>
      <w:ins w:id="131" w:author="Nguyen Viet Thai 20153356" w:date="2020-02-16T14:33:00Z">
        <w:r>
          <w:t xml:space="preserve">ole2 và </w:t>
        </w:r>
      </w:ins>
      <w:ins w:id="132" w:author="Nguyen Viet Thai 20153356" w:date="2020-02-16T14:34:00Z">
        <w:r w:rsidR="000D7761">
          <w:t>R</w:t>
        </w:r>
      </w:ins>
      <w:ins w:id="133" w:author="Nguyen Viet Thai 20153356" w:date="2020-02-16T14:33:00Z">
        <w:r>
          <w:t xml:space="preserve">ole3. Bản thân 3 role này ban đầu chưa có quan hệ kế thừa </w:t>
        </w:r>
      </w:ins>
      <w:ins w:id="134" w:author="Nguyen Viet Thai 20153356" w:date="2020-02-16T14:34:00Z">
        <w:r w:rsidR="000D7761">
          <w:t xml:space="preserve">quyền của </w:t>
        </w:r>
      </w:ins>
      <w:ins w:id="135" w:author="Nguyen Viet Thai 20153356" w:date="2020-02-16T14:33:00Z">
        <w:r>
          <w:lastRenderedPageBreak/>
          <w:t xml:space="preserve">nhau và mỗi một role sẽ có </w:t>
        </w:r>
      </w:ins>
      <w:ins w:id="136" w:author="Nguyen Viet Thai 20153356" w:date="2020-02-16T14:34:00Z">
        <w:r>
          <w:t>các quyền</w:t>
        </w:r>
      </w:ins>
      <w:ins w:id="137" w:author="Nguyen Viet Thai 20153356" w:date="2020-02-16T15:51:00Z">
        <w:r w:rsidR="00E20179">
          <w:t xml:space="preserve"> mặc định</w:t>
        </w:r>
      </w:ins>
      <w:ins w:id="138" w:author="Nguyen Viet Thai 20153356" w:date="2020-02-16T14:40:00Z">
        <w:r w:rsidR="000D7761">
          <w:t xml:space="preserve"> ban đầu (của chính nó)</w:t>
        </w:r>
      </w:ins>
      <w:ins w:id="139" w:author="Nguyen Viet Thai 20153356" w:date="2020-02-16T14:34:00Z">
        <w:r>
          <w:t xml:space="preserve"> tương ứng là :</w:t>
        </w:r>
      </w:ins>
    </w:p>
    <w:p w14:paraId="1A8B80EB" w14:textId="05314E95" w:rsidR="000D7761" w:rsidRDefault="000D7761" w:rsidP="00D10722">
      <w:pPr>
        <w:rPr>
          <w:ins w:id="140" w:author="Nguyen Viet Thai 20153356" w:date="2020-02-16T14:39:00Z"/>
        </w:rPr>
      </w:pPr>
      <w:ins w:id="141" w:author="Nguyen Viet Thai 20153356" w:date="2020-02-16T14:34:00Z">
        <w:r>
          <w:t>Role1:</w:t>
        </w:r>
      </w:ins>
      <w:ins w:id="142" w:author="Nguyen Viet Thai 20153356" w:date="2020-02-16T14:38:00Z">
        <w:r>
          <w:t xml:space="preserve"> </w:t>
        </w:r>
      </w:ins>
      <w:ins w:id="143" w:author="Nguyen Viet Thai 20153356" w:date="2020-02-16T15:51:00Z">
        <w:r w:rsidR="00E20179">
          <w:t>được phép sửa tài liệu</w:t>
        </w:r>
      </w:ins>
    </w:p>
    <w:p w14:paraId="4413CBEC" w14:textId="4A155698" w:rsidR="000D7761" w:rsidRDefault="000D7761" w:rsidP="00D10722">
      <w:pPr>
        <w:rPr>
          <w:ins w:id="144" w:author="Nguyen Viet Thai 20153356" w:date="2020-02-16T14:40:00Z"/>
        </w:rPr>
      </w:pPr>
      <w:ins w:id="145" w:author="Nguyen Viet Thai 20153356" w:date="2020-02-16T14:39:00Z">
        <w:r>
          <w:t xml:space="preserve">Role2: </w:t>
        </w:r>
      </w:ins>
      <w:ins w:id="146" w:author="Nguyen Viet Thai 20153356" w:date="2020-02-16T15:51:00Z">
        <w:r w:rsidR="00E20179">
          <w:t>được phép tạo mới tài liệu</w:t>
        </w:r>
      </w:ins>
    </w:p>
    <w:p w14:paraId="71710666" w14:textId="5D340314" w:rsidR="000D7761" w:rsidRDefault="000D7761" w:rsidP="00D10722">
      <w:pPr>
        <w:rPr>
          <w:ins w:id="147" w:author="Nguyen Viet Thai 20153356" w:date="2020-02-16T14:41:00Z"/>
        </w:rPr>
      </w:pPr>
      <w:ins w:id="148" w:author="Nguyen Viet Thai 20153356" w:date="2020-02-16T14:40:00Z">
        <w:r>
          <w:t xml:space="preserve">Role3: </w:t>
        </w:r>
      </w:ins>
      <w:ins w:id="149" w:author="Nguyen Viet Thai 20153356" w:date="2020-02-16T15:51:00Z">
        <w:r w:rsidR="00E20179">
          <w:t>chỉ được xem tài liệu (không tạo mới, sửa, xóa…)</w:t>
        </w:r>
      </w:ins>
    </w:p>
    <w:p w14:paraId="44A1CA5D" w14:textId="1E45FDFF" w:rsidR="004072C3" w:rsidRDefault="00D5537C" w:rsidP="004072C3">
      <w:pPr>
        <w:rPr>
          <w:ins w:id="150" w:author="Nguyen Viet Thai 20153356" w:date="2020-02-16T15:49:00Z"/>
        </w:rPr>
      </w:pPr>
      <w:ins w:id="151" w:author="Nguyen Viet Thai 20153356" w:date="2020-02-16T15:35:00Z">
        <w:r>
          <w:t>3 người dùng có 3 role tương ứng thì mặc định sẽ có các quyền tương ứng.</w:t>
        </w:r>
      </w:ins>
    </w:p>
    <w:p w14:paraId="7E2DDDF9" w14:textId="4630B1DD" w:rsidR="00E20179" w:rsidRDefault="00E20179" w:rsidP="004072C3">
      <w:pPr>
        <w:rPr>
          <w:ins w:id="152" w:author="Nguyen Viet Thai 20153356" w:date="2020-02-16T15:45:00Z"/>
        </w:rPr>
      </w:pPr>
      <w:ins w:id="153" w:author="Nguyen Viet Thai 20153356" w:date="2020-02-16T15:49:00Z">
        <w:r>
          <w:rPr>
            <w:noProof/>
          </w:rPr>
          <w:drawing>
            <wp:inline distT="0" distB="0" distL="0" distR="0" wp14:anchorId="55245070" wp14:editId="08EAFD0E">
              <wp:extent cx="5229225" cy="4059481"/>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ô tả kế thừa quyền của role 2.png"/>
                      <pic:cNvPicPr/>
                    </pic:nvPicPr>
                    <pic:blipFill>
                      <a:blip r:embed="rId9"/>
                      <a:stretch>
                        <a:fillRect/>
                      </a:stretch>
                    </pic:blipFill>
                    <pic:spPr>
                      <a:xfrm>
                        <a:off x="0" y="0"/>
                        <a:ext cx="5235591" cy="4064423"/>
                      </a:xfrm>
                      <a:prstGeom prst="rect">
                        <a:avLst/>
                      </a:prstGeom>
                    </pic:spPr>
                  </pic:pic>
                </a:graphicData>
              </a:graphic>
            </wp:inline>
          </w:drawing>
        </w:r>
      </w:ins>
    </w:p>
    <w:p w14:paraId="5F2D2728" w14:textId="77777777" w:rsidR="00E20179" w:rsidRDefault="00E20179" w:rsidP="004072C3">
      <w:pPr>
        <w:rPr>
          <w:ins w:id="154" w:author="Nguyen Viet Thai 20153356" w:date="2020-02-16T15:35:00Z"/>
        </w:rPr>
      </w:pPr>
    </w:p>
    <w:p w14:paraId="42EAA80A" w14:textId="77777777" w:rsidR="00081427" w:rsidRDefault="00E20179" w:rsidP="00081427">
      <w:pPr>
        <w:rPr>
          <w:ins w:id="155" w:author="Nguyen Viet Thai 20153356" w:date="2020-02-16T15:55:00Z"/>
        </w:rPr>
      </w:pPr>
      <w:ins w:id="156" w:author="Nguyen Viet Thai 20153356" w:date="2020-02-16T15:52:00Z">
        <w:r>
          <w:t xml:space="preserve">Khi </w:t>
        </w:r>
      </w:ins>
      <w:ins w:id="157" w:author="Nguyen Viet Thai 20153356" w:date="2020-02-16T15:35:00Z">
        <w:r w:rsidR="00D5537C">
          <w:t>Role2 kế thừa quyền của Rol</w:t>
        </w:r>
      </w:ins>
      <w:ins w:id="158" w:author="Nguyen Viet Thai 20153356" w:date="2020-02-16T15:36:00Z">
        <w:r w:rsidR="00D5537C">
          <w:t>e1</w:t>
        </w:r>
      </w:ins>
    </w:p>
    <w:p w14:paraId="1B4F075A" w14:textId="0FCCD3C7" w:rsidR="00081427" w:rsidRDefault="00081427" w:rsidP="00081427">
      <w:pPr>
        <w:pStyle w:val="ListParagraph"/>
        <w:numPr>
          <w:ilvl w:val="0"/>
          <w:numId w:val="16"/>
        </w:numPr>
        <w:rPr>
          <w:ins w:id="159" w:author="Nguyen Viet Thai 20153356" w:date="2020-02-16T15:55:00Z"/>
        </w:rPr>
      </w:pPr>
      <w:ins w:id="160" w:author="Nguyen Viet Thai 20153356" w:date="2020-02-16T15:55:00Z">
        <w:r>
          <w:t xml:space="preserve"> Role2 sẽ có thêm quyền được phép sửa tài liệu</w:t>
        </w:r>
      </w:ins>
    </w:p>
    <w:p w14:paraId="3FE54546" w14:textId="465DED0A" w:rsidR="00081427" w:rsidRDefault="00081427">
      <w:pPr>
        <w:pStyle w:val="ListParagraph"/>
        <w:numPr>
          <w:ilvl w:val="0"/>
          <w:numId w:val="16"/>
        </w:numPr>
        <w:rPr>
          <w:ins w:id="161" w:author="Nguyen Viet Thai 20153356" w:date="2020-02-16T15:54:00Z"/>
        </w:rPr>
        <w:pPrChange w:id="162" w:author="Nguyen Viet Thai 20153356" w:date="2020-02-16T15:55:00Z">
          <w:pPr/>
        </w:pPrChange>
      </w:pPr>
      <w:ins w:id="163" w:author="Nguyen Viet Thai 20153356" w:date="2020-02-16T15:55:00Z">
        <w:r>
          <w:t>Người dùng 2 có role là Role2 tương ứng sẽ có thê</w:t>
        </w:r>
      </w:ins>
      <w:ins w:id="164" w:author="Nguyen Viet Thai 20153356" w:date="2020-02-16T15:56:00Z">
        <w:r>
          <w:t xml:space="preserve">m </w:t>
        </w:r>
      </w:ins>
      <w:ins w:id="165" w:author="Nguyen Viet Thai 20153356" w:date="2020-02-16T15:55:00Z">
        <w:r>
          <w:t>quyền sửa tài liệu.</w:t>
        </w:r>
      </w:ins>
    </w:p>
    <w:p w14:paraId="3E5D61CC" w14:textId="2FCF5116" w:rsidR="00E20179" w:rsidRDefault="00D5537C" w:rsidP="004072C3">
      <w:pPr>
        <w:rPr>
          <w:ins w:id="166" w:author="Nguyen Viet Thai 20153356" w:date="2020-02-16T15:44:00Z"/>
        </w:rPr>
      </w:pPr>
      <w:ins w:id="167" w:author="Nguyen Viet Thai 20153356" w:date="2020-02-16T15:36:00Z">
        <w:r>
          <w:lastRenderedPageBreak/>
          <w:t xml:space="preserve"> </w:t>
        </w:r>
      </w:ins>
    </w:p>
    <w:p w14:paraId="294E8810" w14:textId="72DA7623" w:rsidR="00081427" w:rsidRDefault="00E20179" w:rsidP="004072C3">
      <w:pPr>
        <w:rPr>
          <w:ins w:id="168" w:author="Nguyen Viet Thai 20153356" w:date="2020-02-16T15:54:00Z"/>
        </w:rPr>
      </w:pPr>
      <w:ins w:id="169" w:author="Nguyen Viet Thai 20153356" w:date="2020-02-16T15:53:00Z">
        <w:r>
          <w:t xml:space="preserve">Khi </w:t>
        </w:r>
      </w:ins>
      <w:ins w:id="170" w:author="Nguyen Viet Thai 20153356" w:date="2020-02-16T15:44:00Z">
        <w:r>
          <w:t>Role 3 kế thừa quyền</w:t>
        </w:r>
      </w:ins>
      <w:ins w:id="171" w:author="Nguyen Viet Thai 20153356" w:date="2020-02-16T16:27:00Z">
        <w:r w:rsidR="008C3831">
          <w:t xml:space="preserve"> trực tiếp</w:t>
        </w:r>
      </w:ins>
      <w:ins w:id="172" w:author="Nguyen Viet Thai 20153356" w:date="2020-02-16T15:44:00Z">
        <w:r>
          <w:t xml:space="preserve"> của Role2</w:t>
        </w:r>
      </w:ins>
      <w:ins w:id="173" w:author="Nguyen Viet Thai 20153356" w:date="2020-02-16T16:27:00Z">
        <w:r w:rsidR="008C3831">
          <w:t>(không kế thừa quyền trực tiếp của Role1 mà ta thấy thấy gián tiếp được mối quan hệ qua Role2)</w:t>
        </w:r>
      </w:ins>
    </w:p>
    <w:p w14:paraId="126B56BE" w14:textId="54C049CA" w:rsidR="00081427" w:rsidRDefault="00081427">
      <w:pPr>
        <w:pStyle w:val="ListParagraph"/>
        <w:numPr>
          <w:ilvl w:val="0"/>
          <w:numId w:val="15"/>
        </w:numPr>
        <w:rPr>
          <w:ins w:id="174" w:author="Nguyen Viet Thai 20153356" w:date="2020-02-16T15:54:00Z"/>
        </w:rPr>
        <w:pPrChange w:id="175" w:author="Nguyen Viet Thai 20153356" w:date="2020-02-16T15:54:00Z">
          <w:pPr/>
        </w:pPrChange>
      </w:pPr>
      <w:ins w:id="176" w:author="Nguyen Viet Thai 20153356" w:date="2020-02-16T15:54:00Z">
        <w:r>
          <w:t xml:space="preserve">Role3 có thêm quyền tạo mới một tài liệu (không có thêm quyền sửa tài liệu của Role1) </w:t>
        </w:r>
      </w:ins>
    </w:p>
    <w:p w14:paraId="7DBFBFB6" w14:textId="783E43A9" w:rsidR="00E20179" w:rsidRDefault="00E20179">
      <w:pPr>
        <w:pStyle w:val="ListParagraph"/>
        <w:numPr>
          <w:ilvl w:val="0"/>
          <w:numId w:val="14"/>
        </w:numPr>
        <w:rPr>
          <w:ins w:id="177" w:author="Nguyen Viet Thai 20153356" w:date="2020-02-16T15:45:00Z"/>
        </w:rPr>
        <w:pPrChange w:id="178" w:author="Nguyen Viet Thai 20153356" w:date="2020-02-16T15:54:00Z">
          <w:pPr/>
        </w:pPrChange>
      </w:pPr>
      <w:ins w:id="179" w:author="Nguyen Viet Thai 20153356" w:date="2020-02-16T15:54:00Z">
        <w:r>
          <w:t xml:space="preserve">Người dùng 3 tương ứng sẽ có thêm quyền </w:t>
        </w:r>
        <w:r w:rsidR="00081427">
          <w:t>tạo mới một tài liệu.</w:t>
        </w:r>
      </w:ins>
    </w:p>
    <w:p w14:paraId="7ACDBBD7" w14:textId="01E050BB" w:rsidR="00E20179" w:rsidRPr="00B901EE" w:rsidRDefault="00E20179" w:rsidP="004072C3">
      <w:pPr>
        <w:rPr>
          <w:rPrChange w:id="180" w:author="Nguyen Viet Thai 20153356" w:date="2020-02-16T14:07:00Z">
            <w:rPr>
              <w:b/>
              <w:bCs/>
            </w:rPr>
          </w:rPrChange>
        </w:rPr>
      </w:pPr>
      <w:ins w:id="181" w:author="Nguyen Viet Thai 20153356" w:date="2020-02-16T15:45:00Z">
        <w:r>
          <w:rPr>
            <w:noProof/>
          </w:rPr>
          <w:drawing>
            <wp:inline distT="0" distB="0" distL="0" distR="0" wp14:anchorId="1585D7B9" wp14:editId="38C95170">
              <wp:extent cx="5312753" cy="412432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ô tả kế thừa quyền của role.png"/>
                      <pic:cNvPicPr/>
                    </pic:nvPicPr>
                    <pic:blipFill>
                      <a:blip r:embed="rId10"/>
                      <a:stretch>
                        <a:fillRect/>
                      </a:stretch>
                    </pic:blipFill>
                    <pic:spPr>
                      <a:xfrm>
                        <a:off x="0" y="0"/>
                        <a:ext cx="5333988" cy="4140810"/>
                      </a:xfrm>
                      <a:prstGeom prst="rect">
                        <a:avLst/>
                      </a:prstGeom>
                    </pic:spPr>
                  </pic:pic>
                </a:graphicData>
              </a:graphic>
            </wp:inline>
          </w:drawing>
        </w:r>
      </w:ins>
    </w:p>
    <w:p w14:paraId="6CCBD7EE" w14:textId="77777777" w:rsidR="004072C3" w:rsidRDefault="004072C3" w:rsidP="004072C3">
      <w:pPr>
        <w:pStyle w:val="Heading4"/>
      </w:pPr>
      <w:r w:rsidRPr="00CE64DF">
        <w:t xml:space="preserve">UserRole : </w:t>
      </w:r>
    </w:p>
    <w:p w14:paraId="0DDD3751" w14:textId="6DEE5F53" w:rsidR="004072C3" w:rsidRPr="00CE64DF" w:rsidRDefault="004072C3" w:rsidP="004072C3">
      <w:pPr>
        <w:rPr>
          <w:b/>
          <w:bCs/>
        </w:rPr>
      </w:pPr>
      <w:r w:rsidRPr="00CE64DF">
        <w:t xml:space="preserve">chứa thông tin về mối liên hệ </w:t>
      </w:r>
      <w:r w:rsidRPr="00CE64DF">
        <w:rPr>
          <w:i/>
          <w:iCs/>
        </w:rPr>
        <w:t>Many to Many( nhiều-nhiều)</w:t>
      </w:r>
      <w:r w:rsidRPr="00CE64DF">
        <w:t xml:space="preserve"> giữa </w:t>
      </w:r>
      <w:r w:rsidRPr="00CE64DF">
        <w:rPr>
          <w:b/>
          <w:bCs/>
        </w:rPr>
        <w:t>User</w:t>
      </w:r>
      <w:r w:rsidRPr="00CE64DF">
        <w:t xml:space="preserve"> và </w:t>
      </w:r>
      <w:r w:rsidRPr="00CE64DF">
        <w:rPr>
          <w:b/>
          <w:bCs/>
        </w:rPr>
        <w:t>Role</w:t>
      </w:r>
      <w:r w:rsidRPr="00CE64DF">
        <w:t>. Một mối liên hệ nhiều – nhiều giữa nhiều User với nhiều Role sẽ bao gồm nhiều cặp thông tin bao gồm Id của user sẽ tương ứng với Id của role nào.</w:t>
      </w:r>
    </w:p>
    <w:tbl>
      <w:tblPr>
        <w:tblStyle w:val="TableGrid"/>
        <w:tblW w:w="0" w:type="auto"/>
        <w:tblInd w:w="108" w:type="dxa"/>
        <w:tblLook w:val="04A0" w:firstRow="1" w:lastRow="0" w:firstColumn="1" w:lastColumn="0" w:noHBand="0" w:noVBand="1"/>
        <w:tblPrChange w:id="182" w:author="Nguyen Viet Thai 20153356" w:date="2020-02-16T14:08:00Z">
          <w:tblPr>
            <w:tblStyle w:val="TableGrid"/>
            <w:tblW w:w="0" w:type="auto"/>
            <w:tblInd w:w="1435" w:type="dxa"/>
            <w:tblLook w:val="04A0" w:firstRow="1" w:lastRow="0" w:firstColumn="1" w:lastColumn="0" w:noHBand="0" w:noVBand="1"/>
          </w:tblPr>
        </w:tblPrChange>
      </w:tblPr>
      <w:tblGrid>
        <w:gridCol w:w="3170"/>
        <w:gridCol w:w="1350"/>
        <w:gridCol w:w="2687"/>
        <w:tblGridChange w:id="183">
          <w:tblGrid>
            <w:gridCol w:w="1843"/>
            <w:gridCol w:w="1350"/>
            <w:gridCol w:w="2687"/>
          </w:tblGrid>
        </w:tblGridChange>
      </w:tblGrid>
      <w:tr w:rsidR="004072C3" w:rsidRPr="00CE64DF" w14:paraId="3C7869C2" w14:textId="77777777" w:rsidTr="00B901EE">
        <w:tc>
          <w:tcPr>
            <w:tcW w:w="3170" w:type="dxa"/>
            <w:shd w:val="clear" w:color="auto" w:fill="9BBB59" w:themeFill="accent3"/>
            <w:tcPrChange w:id="184" w:author="Nguyen Viet Thai 20153356" w:date="2020-02-16T14:08:00Z">
              <w:tcPr>
                <w:tcW w:w="2430" w:type="dxa"/>
                <w:shd w:val="clear" w:color="auto" w:fill="9BBB59" w:themeFill="accent3"/>
              </w:tcPr>
            </w:tcPrChange>
          </w:tcPr>
          <w:p w14:paraId="7A9FD69E" w14:textId="77777777" w:rsidR="004072C3" w:rsidRPr="00CE64DF" w:rsidRDefault="004072C3" w:rsidP="004072C3">
            <w:pPr>
              <w:rPr>
                <w:b/>
                <w:bCs/>
              </w:rPr>
            </w:pPr>
            <w:r w:rsidRPr="00CE64DF">
              <w:rPr>
                <w:b/>
                <w:bCs/>
              </w:rPr>
              <w:lastRenderedPageBreak/>
              <w:t>Thuộc tính</w:t>
            </w:r>
          </w:p>
        </w:tc>
        <w:tc>
          <w:tcPr>
            <w:tcW w:w="1350" w:type="dxa"/>
            <w:shd w:val="clear" w:color="auto" w:fill="9BBB59" w:themeFill="accent3"/>
            <w:tcPrChange w:id="185" w:author="Nguyen Viet Thai 20153356" w:date="2020-02-16T14:08:00Z">
              <w:tcPr>
                <w:tcW w:w="1530" w:type="dxa"/>
                <w:shd w:val="clear" w:color="auto" w:fill="9BBB59" w:themeFill="accent3"/>
              </w:tcPr>
            </w:tcPrChange>
          </w:tcPr>
          <w:p w14:paraId="60F97471" w14:textId="77777777" w:rsidR="004072C3" w:rsidRPr="00CE64DF" w:rsidRDefault="004072C3" w:rsidP="004072C3">
            <w:pPr>
              <w:rPr>
                <w:b/>
                <w:bCs/>
              </w:rPr>
            </w:pPr>
            <w:r w:rsidRPr="00CE64DF">
              <w:rPr>
                <w:b/>
                <w:bCs/>
              </w:rPr>
              <w:t>Kiểu giá trị</w:t>
            </w:r>
          </w:p>
        </w:tc>
        <w:tc>
          <w:tcPr>
            <w:tcW w:w="2687" w:type="dxa"/>
            <w:shd w:val="clear" w:color="auto" w:fill="9BBB59" w:themeFill="accent3"/>
            <w:tcPrChange w:id="186" w:author="Nguyen Viet Thai 20153356" w:date="2020-02-16T14:08:00Z">
              <w:tcPr>
                <w:tcW w:w="3955" w:type="dxa"/>
                <w:shd w:val="clear" w:color="auto" w:fill="9BBB59" w:themeFill="accent3"/>
              </w:tcPr>
            </w:tcPrChange>
          </w:tcPr>
          <w:p w14:paraId="5CF4F56E" w14:textId="77777777" w:rsidR="004072C3" w:rsidRPr="00CE64DF" w:rsidRDefault="004072C3" w:rsidP="004072C3">
            <w:pPr>
              <w:rPr>
                <w:b/>
                <w:bCs/>
              </w:rPr>
            </w:pPr>
            <w:r w:rsidRPr="00CE64DF">
              <w:rPr>
                <w:b/>
                <w:bCs/>
              </w:rPr>
              <w:t>Mô tả</w:t>
            </w:r>
          </w:p>
        </w:tc>
      </w:tr>
      <w:tr w:rsidR="004072C3" w:rsidRPr="00CE64DF" w14:paraId="6E9A3F28" w14:textId="77777777" w:rsidTr="00B901EE">
        <w:tc>
          <w:tcPr>
            <w:tcW w:w="3170" w:type="dxa"/>
            <w:tcPrChange w:id="187" w:author="Nguyen Viet Thai 20153356" w:date="2020-02-16T14:08:00Z">
              <w:tcPr>
                <w:tcW w:w="2430" w:type="dxa"/>
              </w:tcPr>
            </w:tcPrChange>
          </w:tcPr>
          <w:p w14:paraId="727E076C" w14:textId="77777777" w:rsidR="004072C3" w:rsidRPr="00CE64DF" w:rsidRDefault="004072C3" w:rsidP="004072C3">
            <w:pPr>
              <w:rPr>
                <w:b/>
                <w:bCs/>
              </w:rPr>
            </w:pPr>
            <w:r w:rsidRPr="00CE64DF">
              <w:rPr>
                <w:b/>
                <w:bCs/>
              </w:rPr>
              <w:t>userId</w:t>
            </w:r>
          </w:p>
        </w:tc>
        <w:tc>
          <w:tcPr>
            <w:tcW w:w="1350" w:type="dxa"/>
            <w:tcPrChange w:id="188" w:author="Nguyen Viet Thai 20153356" w:date="2020-02-16T14:08:00Z">
              <w:tcPr>
                <w:tcW w:w="1530" w:type="dxa"/>
              </w:tcPr>
            </w:tcPrChange>
          </w:tcPr>
          <w:p w14:paraId="67EFB32B" w14:textId="77777777" w:rsidR="004072C3" w:rsidRPr="00CE64DF" w:rsidRDefault="004072C3" w:rsidP="004072C3">
            <w:pPr>
              <w:rPr>
                <w:b/>
                <w:bCs/>
              </w:rPr>
            </w:pPr>
            <w:r w:rsidRPr="00CE64DF">
              <w:rPr>
                <w:i/>
                <w:iCs/>
              </w:rPr>
              <w:t>ObjectId</w:t>
            </w:r>
          </w:p>
        </w:tc>
        <w:tc>
          <w:tcPr>
            <w:tcW w:w="2687" w:type="dxa"/>
            <w:tcPrChange w:id="189" w:author="Nguyen Viet Thai 20153356" w:date="2020-02-16T14:08:00Z">
              <w:tcPr>
                <w:tcW w:w="3955" w:type="dxa"/>
              </w:tcPr>
            </w:tcPrChange>
          </w:tcPr>
          <w:p w14:paraId="71B9590D" w14:textId="77777777" w:rsidR="004072C3" w:rsidRPr="00CE64DF" w:rsidRDefault="004072C3" w:rsidP="004072C3">
            <w:pPr>
              <w:rPr>
                <w:b/>
                <w:bCs/>
              </w:rPr>
            </w:pPr>
            <w:r w:rsidRPr="00CE64DF">
              <w:t>ID của user</w:t>
            </w:r>
          </w:p>
        </w:tc>
      </w:tr>
      <w:tr w:rsidR="004072C3" w:rsidRPr="00CE64DF" w14:paraId="18B5FE76" w14:textId="77777777" w:rsidTr="00B901EE">
        <w:tc>
          <w:tcPr>
            <w:tcW w:w="3170" w:type="dxa"/>
            <w:tcPrChange w:id="190" w:author="Nguyen Viet Thai 20153356" w:date="2020-02-16T14:08:00Z">
              <w:tcPr>
                <w:tcW w:w="2430" w:type="dxa"/>
              </w:tcPr>
            </w:tcPrChange>
          </w:tcPr>
          <w:p w14:paraId="2E75D00D" w14:textId="77777777" w:rsidR="004072C3" w:rsidRPr="00CE64DF" w:rsidRDefault="004072C3" w:rsidP="004072C3">
            <w:pPr>
              <w:rPr>
                <w:b/>
                <w:bCs/>
              </w:rPr>
            </w:pPr>
            <w:r w:rsidRPr="00CE64DF">
              <w:rPr>
                <w:b/>
                <w:bCs/>
              </w:rPr>
              <w:t>roleId</w:t>
            </w:r>
          </w:p>
        </w:tc>
        <w:tc>
          <w:tcPr>
            <w:tcW w:w="1350" w:type="dxa"/>
            <w:tcPrChange w:id="191" w:author="Nguyen Viet Thai 20153356" w:date="2020-02-16T14:08:00Z">
              <w:tcPr>
                <w:tcW w:w="1530" w:type="dxa"/>
              </w:tcPr>
            </w:tcPrChange>
          </w:tcPr>
          <w:p w14:paraId="78BB5990" w14:textId="77777777" w:rsidR="004072C3" w:rsidRPr="00CE64DF" w:rsidRDefault="004072C3" w:rsidP="004072C3">
            <w:pPr>
              <w:rPr>
                <w:b/>
                <w:bCs/>
              </w:rPr>
            </w:pPr>
            <w:r w:rsidRPr="00CE64DF">
              <w:rPr>
                <w:i/>
                <w:iCs/>
              </w:rPr>
              <w:t>ObjectId</w:t>
            </w:r>
          </w:p>
        </w:tc>
        <w:tc>
          <w:tcPr>
            <w:tcW w:w="2687" w:type="dxa"/>
            <w:tcPrChange w:id="192" w:author="Nguyen Viet Thai 20153356" w:date="2020-02-16T14:08:00Z">
              <w:tcPr>
                <w:tcW w:w="3955" w:type="dxa"/>
              </w:tcPr>
            </w:tcPrChange>
          </w:tcPr>
          <w:p w14:paraId="4667D728" w14:textId="77777777" w:rsidR="004072C3" w:rsidRPr="00CE64DF" w:rsidRDefault="004072C3" w:rsidP="004072C3">
            <w:r w:rsidRPr="00CE64DF">
              <w:t>ID của role</w:t>
            </w:r>
          </w:p>
        </w:tc>
      </w:tr>
    </w:tbl>
    <w:p w14:paraId="18EFC20C" w14:textId="77777777" w:rsidR="004072C3" w:rsidRPr="00CE64DF" w:rsidRDefault="004072C3" w:rsidP="004072C3">
      <w:pPr>
        <w:rPr>
          <w:b/>
          <w:bCs/>
        </w:rPr>
      </w:pPr>
    </w:p>
    <w:p w14:paraId="40F3FD48" w14:textId="77777777" w:rsidR="004072C3" w:rsidRPr="00CE64DF" w:rsidRDefault="004072C3" w:rsidP="004072C3">
      <w:pPr>
        <w:rPr>
          <w:b/>
          <w:bCs/>
        </w:rPr>
      </w:pPr>
    </w:p>
    <w:p w14:paraId="6B489276" w14:textId="77777777" w:rsidR="004072C3" w:rsidRPr="00CE64DF" w:rsidRDefault="004072C3" w:rsidP="004072C3">
      <w:pPr>
        <w:rPr>
          <w:b/>
          <w:bCs/>
        </w:rPr>
      </w:pPr>
    </w:p>
    <w:p w14:paraId="03DD4A4A" w14:textId="77777777" w:rsidR="004072C3" w:rsidRDefault="004072C3" w:rsidP="004072C3">
      <w:pPr>
        <w:pStyle w:val="Heading4"/>
      </w:pPr>
      <w:r w:rsidRPr="00CE64DF">
        <w:t xml:space="preserve">RoleType : </w:t>
      </w:r>
    </w:p>
    <w:p w14:paraId="5A27BADE" w14:textId="6327AB23" w:rsidR="004072C3" w:rsidRPr="00CE64DF" w:rsidRDefault="004072C3" w:rsidP="004072C3">
      <w:pPr>
        <w:rPr>
          <w:b/>
          <w:bCs/>
        </w:rPr>
      </w:pPr>
      <w:r w:rsidRPr="00CE64DF">
        <w:t xml:space="preserve">các loại role có trong hệ thống. </w:t>
      </w:r>
    </w:p>
    <w:tbl>
      <w:tblPr>
        <w:tblStyle w:val="TableGrid"/>
        <w:tblW w:w="0" w:type="auto"/>
        <w:tblInd w:w="108" w:type="dxa"/>
        <w:tblLook w:val="04A0" w:firstRow="1" w:lastRow="0" w:firstColumn="1" w:lastColumn="0" w:noHBand="0" w:noVBand="1"/>
        <w:tblPrChange w:id="193" w:author="Nguyen Viet Thai 20153356" w:date="2020-02-16T14:07:00Z">
          <w:tblPr>
            <w:tblStyle w:val="TableGrid"/>
            <w:tblW w:w="0" w:type="auto"/>
            <w:tblInd w:w="1435" w:type="dxa"/>
            <w:tblLook w:val="04A0" w:firstRow="1" w:lastRow="0" w:firstColumn="1" w:lastColumn="0" w:noHBand="0" w:noVBand="1"/>
          </w:tblPr>
        </w:tblPrChange>
      </w:tblPr>
      <w:tblGrid>
        <w:gridCol w:w="3011"/>
        <w:gridCol w:w="1643"/>
        <w:gridCol w:w="2553"/>
        <w:tblGridChange w:id="194">
          <w:tblGrid>
            <w:gridCol w:w="1838"/>
            <w:gridCol w:w="1350"/>
            <w:gridCol w:w="2692"/>
          </w:tblGrid>
        </w:tblGridChange>
      </w:tblGrid>
      <w:tr w:rsidR="004072C3" w:rsidRPr="00CE64DF" w14:paraId="33D92574" w14:textId="77777777" w:rsidTr="00B901EE">
        <w:tc>
          <w:tcPr>
            <w:tcW w:w="3165" w:type="dxa"/>
            <w:shd w:val="clear" w:color="auto" w:fill="9BBB59" w:themeFill="accent3"/>
            <w:tcPrChange w:id="195" w:author="Nguyen Viet Thai 20153356" w:date="2020-02-16T14:07:00Z">
              <w:tcPr>
                <w:tcW w:w="2430" w:type="dxa"/>
                <w:shd w:val="clear" w:color="auto" w:fill="9BBB59" w:themeFill="accent3"/>
              </w:tcPr>
            </w:tcPrChange>
          </w:tcPr>
          <w:p w14:paraId="4138B62F" w14:textId="77777777" w:rsidR="004072C3" w:rsidRPr="00CE64DF" w:rsidRDefault="004072C3" w:rsidP="004072C3">
            <w:pPr>
              <w:rPr>
                <w:b/>
                <w:bCs/>
              </w:rPr>
            </w:pPr>
            <w:r w:rsidRPr="00CE64DF">
              <w:rPr>
                <w:b/>
                <w:bCs/>
              </w:rPr>
              <w:t>Thuộc tính</w:t>
            </w:r>
          </w:p>
        </w:tc>
        <w:tc>
          <w:tcPr>
            <w:tcW w:w="1350" w:type="dxa"/>
            <w:shd w:val="clear" w:color="auto" w:fill="9BBB59" w:themeFill="accent3"/>
            <w:tcPrChange w:id="196" w:author="Nguyen Viet Thai 20153356" w:date="2020-02-16T14:07:00Z">
              <w:tcPr>
                <w:tcW w:w="1530" w:type="dxa"/>
                <w:shd w:val="clear" w:color="auto" w:fill="9BBB59" w:themeFill="accent3"/>
              </w:tcPr>
            </w:tcPrChange>
          </w:tcPr>
          <w:p w14:paraId="37B1F341" w14:textId="77777777" w:rsidR="004072C3" w:rsidRPr="00CE64DF" w:rsidRDefault="004072C3" w:rsidP="004072C3">
            <w:pPr>
              <w:rPr>
                <w:b/>
                <w:bCs/>
              </w:rPr>
            </w:pPr>
            <w:r w:rsidRPr="00CE64DF">
              <w:rPr>
                <w:b/>
                <w:bCs/>
              </w:rPr>
              <w:t>Kiểu giá trị</w:t>
            </w:r>
          </w:p>
        </w:tc>
        <w:tc>
          <w:tcPr>
            <w:tcW w:w="2692" w:type="dxa"/>
            <w:shd w:val="clear" w:color="auto" w:fill="9BBB59" w:themeFill="accent3"/>
            <w:tcPrChange w:id="197" w:author="Nguyen Viet Thai 20153356" w:date="2020-02-16T14:07:00Z">
              <w:tcPr>
                <w:tcW w:w="3955" w:type="dxa"/>
                <w:shd w:val="clear" w:color="auto" w:fill="9BBB59" w:themeFill="accent3"/>
              </w:tcPr>
            </w:tcPrChange>
          </w:tcPr>
          <w:p w14:paraId="40CDD7B6" w14:textId="77777777" w:rsidR="004072C3" w:rsidRPr="00CE64DF" w:rsidRDefault="004072C3" w:rsidP="004072C3">
            <w:pPr>
              <w:rPr>
                <w:b/>
                <w:bCs/>
              </w:rPr>
            </w:pPr>
            <w:r w:rsidRPr="00CE64DF">
              <w:rPr>
                <w:b/>
                <w:bCs/>
              </w:rPr>
              <w:t>Mô tả</w:t>
            </w:r>
          </w:p>
        </w:tc>
      </w:tr>
      <w:tr w:rsidR="004072C3" w:rsidRPr="00CE64DF" w14:paraId="3E3490D1" w14:textId="77777777" w:rsidTr="00B901EE">
        <w:tc>
          <w:tcPr>
            <w:tcW w:w="3165" w:type="dxa"/>
            <w:tcPrChange w:id="198" w:author="Nguyen Viet Thai 20153356" w:date="2020-02-16T14:07:00Z">
              <w:tcPr>
                <w:tcW w:w="2430" w:type="dxa"/>
              </w:tcPr>
            </w:tcPrChange>
          </w:tcPr>
          <w:p w14:paraId="2C7E9FCB" w14:textId="77777777" w:rsidR="004072C3" w:rsidRPr="00CE64DF" w:rsidRDefault="004072C3" w:rsidP="004072C3">
            <w:pPr>
              <w:rPr>
                <w:b/>
                <w:bCs/>
              </w:rPr>
            </w:pPr>
            <w:r w:rsidRPr="00CE64DF">
              <w:rPr>
                <w:b/>
                <w:bCs/>
              </w:rPr>
              <w:t>_id</w:t>
            </w:r>
          </w:p>
        </w:tc>
        <w:tc>
          <w:tcPr>
            <w:tcW w:w="1350" w:type="dxa"/>
            <w:tcPrChange w:id="199" w:author="Nguyen Viet Thai 20153356" w:date="2020-02-16T14:07:00Z">
              <w:tcPr>
                <w:tcW w:w="1530" w:type="dxa"/>
              </w:tcPr>
            </w:tcPrChange>
          </w:tcPr>
          <w:p w14:paraId="10C5019F" w14:textId="77777777" w:rsidR="004072C3" w:rsidRPr="00CE64DF" w:rsidRDefault="004072C3" w:rsidP="004072C3">
            <w:pPr>
              <w:rPr>
                <w:b/>
                <w:bCs/>
              </w:rPr>
            </w:pPr>
            <w:r w:rsidRPr="00CE64DF">
              <w:rPr>
                <w:i/>
                <w:iCs/>
              </w:rPr>
              <w:t>ObjectId</w:t>
            </w:r>
          </w:p>
        </w:tc>
        <w:tc>
          <w:tcPr>
            <w:tcW w:w="2692" w:type="dxa"/>
            <w:tcPrChange w:id="200" w:author="Nguyen Viet Thai 20153356" w:date="2020-02-16T14:07:00Z">
              <w:tcPr>
                <w:tcW w:w="3955" w:type="dxa"/>
              </w:tcPr>
            </w:tcPrChange>
          </w:tcPr>
          <w:p w14:paraId="70DBE030" w14:textId="77777777" w:rsidR="004072C3" w:rsidRPr="00CE64DF" w:rsidRDefault="004072C3" w:rsidP="004072C3">
            <w:pPr>
              <w:rPr>
                <w:b/>
                <w:bCs/>
              </w:rPr>
            </w:pPr>
            <w:r w:rsidRPr="00CE64DF">
              <w:t>ID loại role</w:t>
            </w:r>
          </w:p>
        </w:tc>
      </w:tr>
      <w:tr w:rsidR="004072C3" w:rsidRPr="00CE64DF" w14:paraId="2D6EFC08" w14:textId="77777777" w:rsidTr="00B901EE">
        <w:tc>
          <w:tcPr>
            <w:tcW w:w="3165" w:type="dxa"/>
            <w:tcPrChange w:id="201" w:author="Nguyen Viet Thai 20153356" w:date="2020-02-16T14:07:00Z">
              <w:tcPr>
                <w:tcW w:w="2430" w:type="dxa"/>
              </w:tcPr>
            </w:tcPrChange>
          </w:tcPr>
          <w:p w14:paraId="01A473AD" w14:textId="77777777" w:rsidR="004072C3" w:rsidRPr="00CE64DF" w:rsidRDefault="004072C3" w:rsidP="004072C3">
            <w:pPr>
              <w:rPr>
                <w:b/>
                <w:bCs/>
              </w:rPr>
            </w:pPr>
            <w:r w:rsidRPr="00CE64DF">
              <w:rPr>
                <w:b/>
                <w:bCs/>
              </w:rPr>
              <w:t>name</w:t>
            </w:r>
          </w:p>
        </w:tc>
        <w:tc>
          <w:tcPr>
            <w:tcW w:w="1350" w:type="dxa"/>
            <w:tcPrChange w:id="202" w:author="Nguyen Viet Thai 20153356" w:date="2020-02-16T14:07:00Z">
              <w:tcPr>
                <w:tcW w:w="1530" w:type="dxa"/>
              </w:tcPr>
            </w:tcPrChange>
          </w:tcPr>
          <w:p w14:paraId="1CF66DD8" w14:textId="6D5C397F" w:rsidR="004072C3" w:rsidRPr="00CE64DF" w:rsidRDefault="004072C3" w:rsidP="004072C3">
            <w:pPr>
              <w:rPr>
                <w:b/>
                <w:bCs/>
              </w:rPr>
            </w:pPr>
            <w:del w:id="203" w:author="Nguyen Viet Thai 20153356" w:date="2020-02-17T09:44:00Z">
              <w:r w:rsidRPr="00CE64DF" w:rsidDel="00E530B9">
                <w:rPr>
                  <w:i/>
                  <w:iCs/>
                </w:rPr>
                <w:delText>ObjectId</w:delText>
              </w:r>
            </w:del>
            <w:ins w:id="204" w:author="Nguyen Viet Thai 20153356" w:date="2020-02-17T09:44:00Z">
              <w:r w:rsidR="00E530B9">
                <w:rPr>
                  <w:i/>
                  <w:iCs/>
                </w:rPr>
                <w:t>String</w:t>
              </w:r>
            </w:ins>
          </w:p>
        </w:tc>
        <w:tc>
          <w:tcPr>
            <w:tcW w:w="2692" w:type="dxa"/>
            <w:tcPrChange w:id="205" w:author="Nguyen Viet Thai 20153356" w:date="2020-02-16T14:07:00Z">
              <w:tcPr>
                <w:tcW w:w="3955" w:type="dxa"/>
              </w:tcPr>
            </w:tcPrChange>
          </w:tcPr>
          <w:p w14:paraId="34E0C193" w14:textId="77777777" w:rsidR="004072C3" w:rsidRPr="00CE64DF" w:rsidRDefault="004072C3" w:rsidP="004072C3">
            <w:r w:rsidRPr="00CE64DF">
              <w:t>Tên loại ( kiểu ) role</w:t>
            </w:r>
          </w:p>
        </w:tc>
      </w:tr>
    </w:tbl>
    <w:p w14:paraId="15C79603" w14:textId="77777777" w:rsidR="004072C3" w:rsidRPr="00CE64DF" w:rsidRDefault="004072C3" w:rsidP="004072C3">
      <w:pPr>
        <w:rPr>
          <w:b/>
          <w:bCs/>
        </w:rPr>
      </w:pPr>
    </w:p>
    <w:p w14:paraId="481E2830" w14:textId="1AF18161" w:rsidR="008C3831" w:rsidRDefault="004072C3" w:rsidP="008C3831">
      <w:pPr>
        <w:rPr>
          <w:ins w:id="206" w:author="Nguyen Viet Thai 20153356" w:date="2020-02-16T16:29:00Z"/>
        </w:rPr>
      </w:pPr>
      <w:r w:rsidRPr="00CE64DF">
        <w:t>Trong hệ thống được định nghĩa sẵn 3 loại role đó</w:t>
      </w:r>
      <w:ins w:id="207" w:author="Nguyen Viet Thai 20153356" w:date="2020-02-17T08:58:00Z">
        <w:r w:rsidR="00C80B9C">
          <w:t xml:space="preserve"> là:</w:t>
        </w:r>
      </w:ins>
      <w:del w:id="208" w:author="Nguyen Viet Thai 20153356" w:date="2020-02-17T08:58:00Z">
        <w:r w:rsidRPr="00CE64DF" w:rsidDel="00C80B9C">
          <w:delText xml:space="preserve"> </w:delText>
        </w:r>
        <w:commentRangeStart w:id="209"/>
        <w:commentRangeStart w:id="210"/>
        <w:r w:rsidRPr="00CE64DF" w:rsidDel="00C80B9C">
          <w:delText>là</w:delText>
        </w:r>
        <w:commentRangeEnd w:id="209"/>
        <w:r w:rsidR="00FC0582" w:rsidDel="00C80B9C">
          <w:rPr>
            <w:rStyle w:val="CommentReference"/>
            <w:rFonts w:cs="Times New Roman"/>
            <w:lang w:val="en-GB"/>
          </w:rPr>
          <w:commentReference w:id="209"/>
        </w:r>
        <w:commentRangeEnd w:id="210"/>
        <w:r w:rsidR="008C3831" w:rsidDel="00C80B9C">
          <w:rPr>
            <w:rStyle w:val="CommentReference"/>
            <w:rFonts w:cs="Times New Roman"/>
            <w:lang w:val="en-GB"/>
          </w:rPr>
          <w:commentReference w:id="210"/>
        </w:r>
        <w:r w:rsidRPr="00CE64DF" w:rsidDel="00C80B9C">
          <w:delText>:</w:delText>
        </w:r>
      </w:del>
      <w:r w:rsidRPr="00CE64DF">
        <w:t xml:space="preserve"> </w:t>
      </w:r>
      <w:ins w:id="211" w:author="Nguyen Viet Thai 20153356" w:date="2020-02-16T16:29:00Z">
        <w:r w:rsidR="008C3831">
          <w:t>RoleAbstract, RoleChucDanh và RoleTuTao.</w:t>
        </w:r>
      </w:ins>
    </w:p>
    <w:p w14:paraId="12A01426" w14:textId="7A6A8EB8" w:rsidR="008C3831" w:rsidRDefault="008C3831" w:rsidP="008C3831">
      <w:pPr>
        <w:pStyle w:val="ListParagraph"/>
        <w:numPr>
          <w:ilvl w:val="0"/>
          <w:numId w:val="17"/>
        </w:numPr>
        <w:rPr>
          <w:ins w:id="212" w:author="Nguyen Viet Thai 20153356" w:date="2020-02-16T16:31:00Z"/>
        </w:rPr>
      </w:pPr>
      <w:ins w:id="213" w:author="Nguyen Viet Thai 20153356" w:date="2020-02-16T16:30:00Z">
        <w:r>
          <w:t>RoleAbstract: chứa quyền tương ứng của mỗi 1 role với 1 trang web ở bên client (frontend). Mặc định</w:t>
        </w:r>
      </w:ins>
      <w:ins w:id="214" w:author="Nguyen Viet Thai 20153356" w:date="2020-02-16T16:31:00Z">
        <w:r>
          <w:t xml:space="preserve"> ứng với mỗi công ty trong hệ thống sẽ có 5 RoleAbstract đó là:</w:t>
        </w:r>
      </w:ins>
    </w:p>
    <w:p w14:paraId="64F21B42" w14:textId="28F5BAE2" w:rsidR="008C3831" w:rsidRDefault="008C3831" w:rsidP="008C3831">
      <w:pPr>
        <w:pStyle w:val="ListParagraph"/>
        <w:numPr>
          <w:ilvl w:val="0"/>
          <w:numId w:val="18"/>
        </w:numPr>
        <w:rPr>
          <w:ins w:id="215" w:author="Nguyen Viet Thai 20153356" w:date="2020-02-16T16:32:00Z"/>
        </w:rPr>
      </w:pPr>
      <w:ins w:id="216" w:author="Nguyen Viet Thai 20153356" w:date="2020-02-16T16:31:00Z">
        <w:r>
          <w:t>Super Admin:</w:t>
        </w:r>
      </w:ins>
      <w:ins w:id="217" w:author="Nguyen Viet Thai 20153356" w:date="2020-02-16T16:32:00Z">
        <w:r>
          <w:t xml:space="preserve"> là quản trị cấp cao nhất của 1 công ty</w:t>
        </w:r>
      </w:ins>
      <w:ins w:id="218" w:author="Nguyen Viet Thai 20153356" w:date="2020-02-16T16:33:00Z">
        <w:r>
          <w:t xml:space="preserve"> không thể xóa tài khoản có role này.</w:t>
        </w:r>
      </w:ins>
    </w:p>
    <w:p w14:paraId="77AC5181" w14:textId="4344171D" w:rsidR="008C3831" w:rsidRDefault="008C3831" w:rsidP="008C3831">
      <w:pPr>
        <w:pStyle w:val="ListParagraph"/>
        <w:numPr>
          <w:ilvl w:val="0"/>
          <w:numId w:val="18"/>
        </w:numPr>
        <w:rPr>
          <w:ins w:id="219" w:author="Nguyen Viet Thai 20153356" w:date="2020-02-16T16:32:00Z"/>
        </w:rPr>
      </w:pPr>
      <w:ins w:id="220" w:author="Nguyen Viet Thai 20153356" w:date="2020-02-16T16:32:00Z">
        <w:r>
          <w:t>Admin: quản trị của công ty</w:t>
        </w:r>
      </w:ins>
      <w:ins w:id="221" w:author="Nguyen Viet Thai 20153356" w:date="2020-02-16T16:33:00Z">
        <w:r>
          <w:t>, có thể xóa tài khoản có role này.</w:t>
        </w:r>
      </w:ins>
    </w:p>
    <w:p w14:paraId="05B1BD3C" w14:textId="2A1B65B2" w:rsidR="008C3831" w:rsidRDefault="008C3831" w:rsidP="008C3831">
      <w:pPr>
        <w:pStyle w:val="ListParagraph"/>
        <w:numPr>
          <w:ilvl w:val="0"/>
          <w:numId w:val="18"/>
        </w:numPr>
        <w:rPr>
          <w:ins w:id="222" w:author="Nguyen Viet Thai 20153356" w:date="2020-02-16T16:32:00Z"/>
        </w:rPr>
      </w:pPr>
      <w:ins w:id="223" w:author="Nguyen Viet Thai 20153356" w:date="2020-02-16T16:32:00Z">
        <w:r>
          <w:t>Dean: Trưởng đơn vị trong công ty</w:t>
        </w:r>
      </w:ins>
    </w:p>
    <w:p w14:paraId="267D910D" w14:textId="740D4724" w:rsidR="008C3831" w:rsidRDefault="008C3831" w:rsidP="008C3831">
      <w:pPr>
        <w:pStyle w:val="ListParagraph"/>
        <w:numPr>
          <w:ilvl w:val="0"/>
          <w:numId w:val="18"/>
        </w:numPr>
        <w:rPr>
          <w:ins w:id="224" w:author="Nguyen Viet Thai 20153356" w:date="2020-02-16T16:32:00Z"/>
        </w:rPr>
      </w:pPr>
      <w:ins w:id="225" w:author="Nguyen Viet Thai 20153356" w:date="2020-02-16T16:32:00Z">
        <w:r>
          <w:t>Vice Dean: phó đơn vị trong công ty</w:t>
        </w:r>
      </w:ins>
    </w:p>
    <w:p w14:paraId="6ADD0DF0" w14:textId="22C81B68" w:rsidR="008C3831" w:rsidRDefault="008C3831" w:rsidP="008C3831">
      <w:pPr>
        <w:pStyle w:val="ListParagraph"/>
        <w:numPr>
          <w:ilvl w:val="0"/>
          <w:numId w:val="18"/>
        </w:numPr>
        <w:rPr>
          <w:ins w:id="226" w:author="Nguyen Viet Thai 20153356" w:date="2020-02-16T16:33:00Z"/>
        </w:rPr>
      </w:pPr>
      <w:ins w:id="227" w:author="Nguyen Viet Thai 20153356" w:date="2020-02-16T16:32:00Z">
        <w:r>
          <w:t>Employee: nhân viên của đơn vị trong công ty</w:t>
        </w:r>
      </w:ins>
    </w:p>
    <w:p w14:paraId="71D0290A" w14:textId="34FAFA5B" w:rsidR="008C3831" w:rsidRDefault="008C3831">
      <w:pPr>
        <w:pStyle w:val="ListParagraph"/>
        <w:numPr>
          <w:ilvl w:val="0"/>
          <w:numId w:val="18"/>
        </w:numPr>
        <w:rPr>
          <w:ins w:id="228" w:author="Nguyen Viet Thai 20153356" w:date="2020-02-16T16:31:00Z"/>
        </w:rPr>
        <w:pPrChange w:id="229" w:author="Nguyen Viet Thai 20153356" w:date="2020-02-16T16:31:00Z">
          <w:pPr>
            <w:pStyle w:val="ListParagraph"/>
            <w:numPr>
              <w:numId w:val="17"/>
            </w:numPr>
          </w:pPr>
        </w:pPrChange>
      </w:pPr>
      <w:ins w:id="230" w:author="Nguyen Viet Thai 20153356" w:date="2020-02-16T16:33:00Z">
        <w:r>
          <w:t>N</w:t>
        </w:r>
        <w:r w:rsidRPr="00CE64DF">
          <w:t xml:space="preserve">goài ra, hệ thống còn 1 </w:t>
        </w:r>
        <w:r w:rsidRPr="00CE64DF">
          <w:rPr>
            <w:b/>
            <w:bCs/>
          </w:rPr>
          <w:t>RoleAbstract đặc biệt</w:t>
        </w:r>
        <w:r w:rsidRPr="00CE64DF">
          <w:t xml:space="preserve"> đó là </w:t>
        </w:r>
        <w:r w:rsidRPr="00CE64DF">
          <w:rPr>
            <w:b/>
            <w:bCs/>
          </w:rPr>
          <w:t xml:space="preserve">System Admin, </w:t>
        </w:r>
        <w:r w:rsidRPr="00CE64DF">
          <w:t xml:space="preserve">trong hệ thống chỉ có duy nhất 1 </w:t>
        </w:r>
        <w:r w:rsidRPr="00CE64DF">
          <w:lastRenderedPageBreak/>
          <w:t xml:space="preserve">RoleAbstract là </w:t>
        </w:r>
        <w:r w:rsidRPr="00CE64DF">
          <w:rPr>
            <w:b/>
            <w:bCs/>
          </w:rPr>
          <w:t xml:space="preserve">System Admin </w:t>
        </w:r>
        <w:r w:rsidRPr="00CE64DF">
          <w:t xml:space="preserve">– đây là 1 role quản trị viên của hệ thống có nhiệm vụ khởi tạo các dữ liệu ban đầu cho một công ty mới ( khởi tạo dữ liệu về công ty, tạo tài khoản SuperAdmin cho công ty đó,… ) – </w:t>
        </w:r>
        <w:r w:rsidRPr="00CE64DF">
          <w:rPr>
            <w:b/>
            <w:bCs/>
          </w:rPr>
          <w:t>System Admin</w:t>
        </w:r>
        <w:r w:rsidRPr="00CE64DF">
          <w:t xml:space="preserve"> chỉ quản lý thông tin cơ bản về các công ty và không tham gia vào hoạt động nghiệp vụ bất kì công ty nào</w:t>
        </w:r>
      </w:ins>
    </w:p>
    <w:p w14:paraId="7B58BB22" w14:textId="38CD41B2" w:rsidR="008C3831" w:rsidRPr="008C3831" w:rsidRDefault="008C3831" w:rsidP="008C3831">
      <w:pPr>
        <w:pStyle w:val="ListParagraph"/>
        <w:numPr>
          <w:ilvl w:val="0"/>
          <w:numId w:val="17"/>
        </w:numPr>
        <w:rPr>
          <w:ins w:id="231" w:author="Nguyen Viet Thai 20153356" w:date="2020-02-16T16:31:00Z"/>
          <w:lang w:val="vi-VN"/>
          <w:rPrChange w:id="232" w:author="Nguyen Viet Thai 20153356" w:date="2020-02-16T16:34:00Z">
            <w:rPr>
              <w:ins w:id="233" w:author="Nguyen Viet Thai 20153356" w:date="2020-02-16T16:31:00Z"/>
            </w:rPr>
          </w:rPrChange>
        </w:rPr>
      </w:pPr>
      <w:ins w:id="234" w:author="Nguyen Viet Thai 20153356" w:date="2020-02-16T16:31:00Z">
        <w:r>
          <w:t>RoleChucDanh:</w:t>
        </w:r>
      </w:ins>
      <w:ins w:id="235" w:author="Nguyen Viet Thai 20153356" w:date="2020-02-16T16:34:00Z">
        <w:r>
          <w:t xml:space="preserve"> role </w:t>
        </w:r>
        <w:r w:rsidRPr="00A61EA1">
          <w:rPr>
            <w:lang w:val="vi-VN"/>
          </w:rPr>
          <w:t xml:space="preserve">đại diện cho một chức vụ, chức danh của người dùng được chia theo từng phòng ban, đơn vị ở trong một công ty. Mỗi một </w:t>
        </w:r>
        <w:r w:rsidRPr="00A61EA1">
          <w:rPr>
            <w:b/>
            <w:bCs/>
            <w:lang w:val="vi-VN"/>
          </w:rPr>
          <w:t>RoleChucDanh</w:t>
        </w:r>
        <w:r w:rsidRPr="00A61EA1">
          <w:rPr>
            <w:lang w:val="vi-VN"/>
          </w:rPr>
          <w:t xml:space="preserve"> phải luôn đi kèm với một </w:t>
        </w:r>
        <w:r w:rsidRPr="00A61EA1">
          <w:rPr>
            <w:b/>
            <w:bCs/>
            <w:lang w:val="vi-VN"/>
          </w:rPr>
          <w:t>Department</w:t>
        </w:r>
        <w:r w:rsidRPr="00A61EA1">
          <w:rPr>
            <w:lang w:val="vi-VN"/>
          </w:rPr>
          <w:t xml:space="preserve"> ( </w:t>
        </w:r>
        <w:r w:rsidRPr="00A61EA1">
          <w:rPr>
            <w:i/>
            <w:iCs/>
            <w:lang w:val="vi-VN"/>
          </w:rPr>
          <w:t>đơn vị, phòng ban …</w:t>
        </w:r>
        <w:r w:rsidRPr="00A61EA1">
          <w:rPr>
            <w:lang w:val="vi-VN"/>
          </w:rPr>
          <w:t xml:space="preserve"> ) nào đó. Với mỗi một </w:t>
        </w:r>
        <w:r w:rsidRPr="00A61EA1">
          <w:rPr>
            <w:b/>
            <w:bCs/>
            <w:lang w:val="vi-VN"/>
          </w:rPr>
          <w:t>RoleChucDanh</w:t>
        </w:r>
        <w:r w:rsidRPr="00A61EA1">
          <w:rPr>
            <w:lang w:val="vi-VN"/>
          </w:rPr>
          <w:t xml:space="preserve"> người dùng sẽ có quyền tương ứng với một tài nguyên mà trong phạm vị </w:t>
        </w:r>
        <w:r w:rsidRPr="00A61EA1">
          <w:rPr>
            <w:b/>
            <w:bCs/>
            <w:lang w:val="vi-VN"/>
          </w:rPr>
          <w:t>Department</w:t>
        </w:r>
        <w:r w:rsidRPr="00A61EA1">
          <w:rPr>
            <w:lang w:val="vi-VN"/>
          </w:rPr>
          <w:t xml:space="preserve"> đó có thể thực hiện. </w:t>
        </w:r>
        <w:r w:rsidRPr="00A61EA1">
          <w:rPr>
            <w:i/>
            <w:iCs/>
            <w:lang w:val="vi-VN"/>
          </w:rPr>
          <w:t>( Ví dụ như các tài liệu biểu mẫu tương ứng với mỗi đơn vị, phòng ban,… hay là các thành phần trên giao diện : button thêm, sửa, xóa công việc ).</w:t>
        </w:r>
      </w:ins>
    </w:p>
    <w:p w14:paraId="49D08028" w14:textId="0BCDD72D" w:rsidR="008C3831" w:rsidRPr="008C3831" w:rsidRDefault="008C3831">
      <w:pPr>
        <w:pStyle w:val="ListParagraph"/>
        <w:numPr>
          <w:ilvl w:val="0"/>
          <w:numId w:val="17"/>
        </w:numPr>
        <w:rPr>
          <w:ins w:id="236" w:author="Nguyen Viet Thai 20153356" w:date="2020-02-16T16:29:00Z"/>
          <w:lang w:val="vi-VN"/>
          <w:rPrChange w:id="237" w:author="Nguyen Viet Thai 20153356" w:date="2020-02-16T16:34:00Z">
            <w:rPr>
              <w:ins w:id="238" w:author="Nguyen Viet Thai 20153356" w:date="2020-02-16T16:29:00Z"/>
            </w:rPr>
          </w:rPrChange>
        </w:rPr>
        <w:pPrChange w:id="239" w:author="Nguyen Viet Thai 20153356" w:date="2020-02-16T16:31:00Z">
          <w:pPr/>
        </w:pPrChange>
      </w:pPr>
      <w:ins w:id="240" w:author="Nguyen Viet Thai 20153356" w:date="2020-02-16T16:31:00Z">
        <w:r w:rsidRPr="008C3831">
          <w:rPr>
            <w:lang w:val="vi-VN"/>
            <w:rPrChange w:id="241" w:author="Nguyen Viet Thai 20153356" w:date="2020-02-16T16:34:00Z">
              <w:rPr/>
            </w:rPrChange>
          </w:rPr>
          <w:t>RoleTuTao:</w:t>
        </w:r>
      </w:ins>
      <w:ins w:id="242" w:author="Nguyen Viet Thai 20153356" w:date="2020-02-16T16:34:00Z">
        <w:r w:rsidRPr="008C3831">
          <w:rPr>
            <w:lang w:val="vi-VN"/>
            <w:rPrChange w:id="243" w:author="Nguyen Viet Thai 20153356" w:date="2020-02-16T16:34:00Z">
              <w:rPr/>
            </w:rPrChange>
          </w:rPr>
          <w:t xml:space="preserve"> là role </w:t>
        </w:r>
        <w:r w:rsidRPr="00A61EA1">
          <w:rPr>
            <w:lang w:val="vi-VN"/>
          </w:rPr>
          <w:t xml:space="preserve">được tạo thêm nhằm mục đích phân quyền một cách cụ thể với một tài nguyên nào đó hoặc áp dụng cho một nhóm người cụ thể nào đó. Những Role thuộc vào nhóm </w:t>
        </w:r>
        <w:r w:rsidRPr="00A61EA1">
          <w:rPr>
            <w:b/>
            <w:bCs/>
            <w:lang w:val="vi-VN"/>
          </w:rPr>
          <w:t>RoleTuTao</w:t>
        </w:r>
        <w:r w:rsidRPr="00A61EA1">
          <w:rPr>
            <w:lang w:val="vi-VN"/>
          </w:rPr>
          <w:t xml:space="preserve"> không nhiết thiết phải đi kèm hay có ràng buộc với một đơn vị, phòng ban nào mà có thể hoàn toàn độc lập trong hệ thống.</w:t>
        </w:r>
      </w:ins>
    </w:p>
    <w:p w14:paraId="24D2BDC8" w14:textId="3D098A7A" w:rsidR="004072C3" w:rsidRPr="00411786" w:rsidDel="008C3831" w:rsidRDefault="004072C3">
      <w:pPr>
        <w:rPr>
          <w:del w:id="244" w:author="Nguyen Viet Thai 20153356" w:date="2020-02-16T16:29:00Z"/>
          <w:lang w:val="vi-VN"/>
          <w:rPrChange w:id="245" w:author="Nguyen Viet Thai 20153356" w:date="2020-02-17T08:53:00Z">
            <w:rPr>
              <w:del w:id="246" w:author="Nguyen Viet Thai 20153356" w:date="2020-02-16T16:29:00Z"/>
            </w:rPr>
          </w:rPrChange>
        </w:rPr>
      </w:pPr>
    </w:p>
    <w:p w14:paraId="43C764D4" w14:textId="7EEEC458" w:rsidR="004072C3" w:rsidRPr="00411786" w:rsidDel="008C3831" w:rsidRDefault="00FC0582">
      <w:pPr>
        <w:rPr>
          <w:del w:id="247" w:author="Nguyen Viet Thai 20153356" w:date="2020-02-16T16:29:00Z"/>
          <w:b/>
          <w:bCs/>
          <w:lang w:val="vi-VN"/>
          <w:rPrChange w:id="248" w:author="Nguyen Viet Thai 20153356" w:date="2020-02-17T08:53:00Z">
            <w:rPr>
              <w:del w:id="249" w:author="Nguyen Viet Thai 20153356" w:date="2020-02-16T16:29:00Z"/>
              <w:b/>
              <w:bCs/>
            </w:rPr>
          </w:rPrChange>
        </w:rPr>
      </w:pPr>
      <w:ins w:id="250" w:author="Microsoft Office User" w:date="2020-02-16T09:03:00Z">
        <w:del w:id="251" w:author="Nguyen Viet Thai 20153356" w:date="2020-02-16T16:29:00Z">
          <w:r w:rsidRPr="00411786" w:rsidDel="008C3831">
            <w:rPr>
              <w:b/>
              <w:bCs/>
              <w:lang w:val="vi-VN"/>
              <w:rPrChange w:id="252" w:author="Nguyen Viet Thai 20153356" w:date="2020-02-17T08:53:00Z">
                <w:rPr>
                  <w:b/>
                  <w:bCs/>
                </w:rPr>
              </w:rPrChange>
            </w:rPr>
            <w:delText>Nói thêm một người có</w:delText>
          </w:r>
        </w:del>
      </w:ins>
      <w:ins w:id="253" w:author="Microsoft Office User" w:date="2020-02-16T09:04:00Z">
        <w:del w:id="254" w:author="Nguyen Viet Thai 20153356" w:date="2020-02-16T16:29:00Z">
          <w:r w:rsidRPr="00411786" w:rsidDel="008C3831">
            <w:rPr>
              <w:b/>
              <w:bCs/>
              <w:lang w:val="vi-VN"/>
              <w:rPrChange w:id="255" w:author="Nguyen Viet Thai 20153356" w:date="2020-02-17T08:53:00Z">
                <w:rPr>
                  <w:b/>
                  <w:bCs/>
                </w:rPr>
              </w:rPrChange>
            </w:rPr>
            <w:delText xml:space="preserve"> thể có nhiều role. Có thể đổi role trên giao diện (chụp hình minh họa). Khi đổi role, chỉ có quyền trên role đó</w:delText>
          </w:r>
        </w:del>
      </w:ins>
    </w:p>
    <w:p w14:paraId="1A3E6A09" w14:textId="302D99FA" w:rsidR="004072C3" w:rsidRPr="00411786" w:rsidDel="008C3831" w:rsidRDefault="004072C3">
      <w:pPr>
        <w:rPr>
          <w:del w:id="256" w:author="Nguyen Viet Thai 20153356" w:date="2020-02-16T16:33:00Z"/>
          <w:lang w:val="vi-VN"/>
          <w:rPrChange w:id="257" w:author="Nguyen Viet Thai 20153356" w:date="2020-02-17T08:53:00Z">
            <w:rPr>
              <w:del w:id="258" w:author="Nguyen Viet Thai 20153356" w:date="2020-02-16T16:33:00Z"/>
            </w:rPr>
          </w:rPrChange>
        </w:rPr>
        <w:pPrChange w:id="259" w:author="Nguyen Viet Thai 20153356" w:date="2020-02-16T16:29:00Z">
          <w:pPr>
            <w:pStyle w:val="Heading4"/>
          </w:pPr>
        </w:pPrChange>
      </w:pPr>
      <w:commentRangeStart w:id="260"/>
      <w:del w:id="261" w:author="Nguyen Viet Thai 20153356" w:date="2020-02-16T16:33:00Z">
        <w:r w:rsidRPr="00411786" w:rsidDel="008C3831">
          <w:rPr>
            <w:lang w:val="vi-VN"/>
            <w:rPrChange w:id="262" w:author="Nguyen Viet Thai 20153356" w:date="2020-02-17T08:53:00Z">
              <w:rPr/>
            </w:rPrChange>
          </w:rPr>
          <w:delText xml:space="preserve">RoleAbstract </w:delText>
        </w:r>
        <w:commentRangeEnd w:id="260"/>
        <w:r w:rsidR="00FC0582" w:rsidDel="008C3831">
          <w:rPr>
            <w:rStyle w:val="CommentReference"/>
            <w:rFonts w:cs="Times New Roman"/>
            <w:b/>
            <w:bCs/>
            <w:lang w:val="en-GB"/>
          </w:rPr>
          <w:commentReference w:id="260"/>
        </w:r>
        <w:r w:rsidRPr="00411786" w:rsidDel="008C3831">
          <w:rPr>
            <w:lang w:val="vi-VN"/>
            <w:rPrChange w:id="263" w:author="Nguyen Viet Thai 20153356" w:date="2020-02-17T08:53:00Z">
              <w:rPr/>
            </w:rPrChange>
          </w:rPr>
          <w:delText xml:space="preserve">: </w:delText>
        </w:r>
      </w:del>
    </w:p>
    <w:p w14:paraId="5373FFEE" w14:textId="642F6F51" w:rsidR="004072C3" w:rsidRPr="00411786" w:rsidDel="008C3831" w:rsidRDefault="004072C3" w:rsidP="004072C3">
      <w:pPr>
        <w:rPr>
          <w:del w:id="264" w:author="Nguyen Viet Thai 20153356" w:date="2020-02-16T16:33:00Z"/>
          <w:b/>
          <w:bCs/>
          <w:lang w:val="vi-VN"/>
          <w:rPrChange w:id="265" w:author="Nguyen Viet Thai 20153356" w:date="2020-02-17T08:53:00Z">
            <w:rPr>
              <w:del w:id="266" w:author="Nguyen Viet Thai 20153356" w:date="2020-02-16T16:33:00Z"/>
              <w:b/>
              <w:bCs/>
            </w:rPr>
          </w:rPrChange>
        </w:rPr>
      </w:pPr>
      <w:del w:id="267" w:author="Nguyen Viet Thai 20153356" w:date="2020-02-16T16:33:00Z">
        <w:r w:rsidRPr="00411786" w:rsidDel="008C3831">
          <w:rPr>
            <w:lang w:val="vi-VN"/>
            <w:rPrChange w:id="268" w:author="Nguyen Viet Thai 20153356" w:date="2020-02-17T08:53:00Z">
              <w:rPr/>
            </w:rPrChange>
          </w:rPr>
          <w:delText xml:space="preserve">chứa quyền tương ứng của mỗi role với mỗi một trang web ở bên client ( </w:delText>
        </w:r>
        <w:r w:rsidRPr="00411786" w:rsidDel="008C3831">
          <w:rPr>
            <w:i/>
            <w:iCs/>
            <w:lang w:val="vi-VN"/>
            <w:rPrChange w:id="269" w:author="Nguyen Viet Thai 20153356" w:date="2020-02-17T08:53:00Z">
              <w:rPr>
                <w:i/>
                <w:iCs/>
              </w:rPr>
            </w:rPrChange>
          </w:rPr>
          <w:delText>frontend</w:delText>
        </w:r>
        <w:r w:rsidRPr="00411786" w:rsidDel="008C3831">
          <w:rPr>
            <w:lang w:val="vi-VN"/>
            <w:rPrChange w:id="270" w:author="Nguyen Viet Thai 20153356" w:date="2020-02-17T08:53:00Z">
              <w:rPr/>
            </w:rPrChange>
          </w:rPr>
          <w:delText xml:space="preserve"> ). Mặc định ứng với mỗi công ty trong hệ thống sẽ có 5 RoleAbstract đó là : </w:delText>
        </w:r>
      </w:del>
    </w:p>
    <w:p w14:paraId="242E26A1" w14:textId="2E98DE5E" w:rsidR="004072C3" w:rsidRPr="00411786" w:rsidDel="008C3831" w:rsidRDefault="004072C3" w:rsidP="004072C3">
      <w:pPr>
        <w:rPr>
          <w:del w:id="271" w:author="Nguyen Viet Thai 20153356" w:date="2020-02-16T16:33:00Z"/>
          <w:lang w:val="vi-VN"/>
          <w:rPrChange w:id="272" w:author="Nguyen Viet Thai 20153356" w:date="2020-02-17T08:53:00Z">
            <w:rPr>
              <w:del w:id="273" w:author="Nguyen Viet Thai 20153356" w:date="2020-02-16T16:33:00Z"/>
            </w:rPr>
          </w:rPrChange>
        </w:rPr>
      </w:pPr>
      <w:commentRangeStart w:id="274"/>
      <w:del w:id="275" w:author="Nguyen Viet Thai 20153356" w:date="2020-02-16T16:33:00Z">
        <w:r w:rsidRPr="00411786" w:rsidDel="008C3831">
          <w:rPr>
            <w:b/>
            <w:bCs/>
            <w:lang w:val="vi-VN"/>
            <w:rPrChange w:id="276" w:author="Nguyen Viet Thai 20153356" w:date="2020-02-17T08:53:00Z">
              <w:rPr>
                <w:b/>
                <w:bCs/>
              </w:rPr>
            </w:rPrChange>
          </w:rPr>
          <w:delText xml:space="preserve">Super Admin </w:delText>
        </w:r>
        <w:r w:rsidRPr="00411786" w:rsidDel="008C3831">
          <w:rPr>
            <w:lang w:val="vi-VN"/>
            <w:rPrChange w:id="277" w:author="Nguyen Viet Thai 20153356" w:date="2020-02-17T08:53:00Z">
              <w:rPr/>
            </w:rPrChange>
          </w:rPr>
          <w:delText xml:space="preserve">: là quản trị cấp cao nhất của </w:delText>
        </w:r>
        <w:r w:rsidRPr="00411786" w:rsidDel="008C3831">
          <w:rPr>
            <w:b/>
            <w:bCs/>
            <w:lang w:val="vi-VN"/>
            <w:rPrChange w:id="278" w:author="Nguyen Viet Thai 20153356" w:date="2020-02-17T08:53:00Z">
              <w:rPr>
                <w:b/>
                <w:bCs/>
              </w:rPr>
            </w:rPrChange>
          </w:rPr>
          <w:delText xml:space="preserve">1 công ty </w:delText>
        </w:r>
      </w:del>
    </w:p>
    <w:p w14:paraId="198CA7D0" w14:textId="4A4696C4" w:rsidR="004072C3" w:rsidRPr="00411786" w:rsidDel="008C3831" w:rsidRDefault="004072C3" w:rsidP="004072C3">
      <w:pPr>
        <w:rPr>
          <w:del w:id="279" w:author="Nguyen Viet Thai 20153356" w:date="2020-02-16T16:33:00Z"/>
          <w:b/>
          <w:bCs/>
          <w:lang w:val="vi-VN"/>
          <w:rPrChange w:id="280" w:author="Nguyen Viet Thai 20153356" w:date="2020-02-17T08:53:00Z">
            <w:rPr>
              <w:del w:id="281" w:author="Nguyen Viet Thai 20153356" w:date="2020-02-16T16:33:00Z"/>
              <w:b/>
              <w:bCs/>
            </w:rPr>
          </w:rPrChange>
        </w:rPr>
      </w:pPr>
      <w:del w:id="282" w:author="Nguyen Viet Thai 20153356" w:date="2020-02-16T16:33:00Z">
        <w:r w:rsidRPr="00411786" w:rsidDel="008C3831">
          <w:rPr>
            <w:b/>
            <w:bCs/>
            <w:lang w:val="vi-VN"/>
            <w:rPrChange w:id="283" w:author="Nguyen Viet Thai 20153356" w:date="2020-02-17T08:53:00Z">
              <w:rPr>
                <w:b/>
                <w:bCs/>
              </w:rPr>
            </w:rPrChange>
          </w:rPr>
          <w:delText xml:space="preserve">Admin : </w:delText>
        </w:r>
        <w:r w:rsidRPr="00411786" w:rsidDel="008C3831">
          <w:rPr>
            <w:lang w:val="vi-VN"/>
            <w:rPrChange w:id="284" w:author="Nguyen Viet Thai 20153356" w:date="2020-02-17T08:53:00Z">
              <w:rPr/>
            </w:rPrChange>
          </w:rPr>
          <w:delText>cũng là quản trị viên của công ty nhưng có quyền ít hơn so với Super Admin</w:delText>
        </w:r>
        <w:commentRangeEnd w:id="274"/>
        <w:r w:rsidR="008B2061" w:rsidDel="008C3831">
          <w:rPr>
            <w:rStyle w:val="CommentReference"/>
            <w:rFonts w:cs="Times New Roman"/>
            <w:lang w:val="en-GB"/>
          </w:rPr>
          <w:commentReference w:id="274"/>
        </w:r>
      </w:del>
    </w:p>
    <w:p w14:paraId="440E8851" w14:textId="43865FC8" w:rsidR="004072C3" w:rsidRPr="00411786" w:rsidDel="008C3831" w:rsidRDefault="004072C3" w:rsidP="004072C3">
      <w:pPr>
        <w:rPr>
          <w:del w:id="285" w:author="Nguyen Viet Thai 20153356" w:date="2020-02-16T16:33:00Z"/>
          <w:b/>
          <w:bCs/>
          <w:lang w:val="vi-VN"/>
          <w:rPrChange w:id="286" w:author="Nguyen Viet Thai 20153356" w:date="2020-02-17T08:53:00Z">
            <w:rPr>
              <w:del w:id="287" w:author="Nguyen Viet Thai 20153356" w:date="2020-02-16T16:33:00Z"/>
              <w:b/>
              <w:bCs/>
            </w:rPr>
          </w:rPrChange>
        </w:rPr>
      </w:pPr>
      <w:del w:id="288" w:author="Nguyen Viet Thai 20153356" w:date="2020-02-16T16:33:00Z">
        <w:r w:rsidRPr="00411786" w:rsidDel="008C3831">
          <w:rPr>
            <w:b/>
            <w:bCs/>
            <w:lang w:val="vi-VN"/>
            <w:rPrChange w:id="289" w:author="Nguyen Viet Thai 20153356" w:date="2020-02-17T08:53:00Z">
              <w:rPr>
                <w:b/>
                <w:bCs/>
              </w:rPr>
            </w:rPrChange>
          </w:rPr>
          <w:delText xml:space="preserve">Dean : </w:delText>
        </w:r>
        <w:r w:rsidRPr="00411786" w:rsidDel="008C3831">
          <w:rPr>
            <w:lang w:val="vi-VN"/>
            <w:rPrChange w:id="290" w:author="Nguyen Viet Thai 20153356" w:date="2020-02-17T08:53:00Z">
              <w:rPr/>
            </w:rPrChange>
          </w:rPr>
          <w:delText>tương đương với quyền của một trưởng đơn vị</w:delText>
        </w:r>
      </w:del>
    </w:p>
    <w:p w14:paraId="7C905647" w14:textId="6A4EFF8A" w:rsidR="004072C3" w:rsidRPr="00411786" w:rsidDel="008C3831" w:rsidRDefault="004072C3" w:rsidP="004072C3">
      <w:pPr>
        <w:rPr>
          <w:del w:id="291" w:author="Nguyen Viet Thai 20153356" w:date="2020-02-16T16:33:00Z"/>
          <w:b/>
          <w:bCs/>
          <w:lang w:val="vi-VN"/>
          <w:rPrChange w:id="292" w:author="Nguyen Viet Thai 20153356" w:date="2020-02-17T08:53:00Z">
            <w:rPr>
              <w:del w:id="293" w:author="Nguyen Viet Thai 20153356" w:date="2020-02-16T16:33:00Z"/>
              <w:b/>
              <w:bCs/>
            </w:rPr>
          </w:rPrChange>
        </w:rPr>
      </w:pPr>
      <w:del w:id="294" w:author="Nguyen Viet Thai 20153356" w:date="2020-02-16T16:33:00Z">
        <w:r w:rsidRPr="00411786" w:rsidDel="008C3831">
          <w:rPr>
            <w:b/>
            <w:bCs/>
            <w:lang w:val="vi-VN"/>
            <w:rPrChange w:id="295" w:author="Nguyen Viet Thai 20153356" w:date="2020-02-17T08:53:00Z">
              <w:rPr>
                <w:b/>
                <w:bCs/>
              </w:rPr>
            </w:rPrChange>
          </w:rPr>
          <w:delText xml:space="preserve">Vice Dean : </w:delText>
        </w:r>
        <w:r w:rsidRPr="00411786" w:rsidDel="008C3831">
          <w:rPr>
            <w:lang w:val="vi-VN"/>
            <w:rPrChange w:id="296" w:author="Nguyen Viet Thai 20153356" w:date="2020-02-17T08:53:00Z">
              <w:rPr/>
            </w:rPrChange>
          </w:rPr>
          <w:delText>tương đương với quyền của một phó đơn vị</w:delText>
        </w:r>
      </w:del>
    </w:p>
    <w:p w14:paraId="484ACD3D" w14:textId="17B9F6A4" w:rsidR="004072C3" w:rsidRPr="00411786" w:rsidDel="008C3831" w:rsidRDefault="004072C3" w:rsidP="004072C3">
      <w:pPr>
        <w:rPr>
          <w:del w:id="297" w:author="Nguyen Viet Thai 20153356" w:date="2020-02-16T16:33:00Z"/>
          <w:b/>
          <w:bCs/>
          <w:lang w:val="vi-VN"/>
          <w:rPrChange w:id="298" w:author="Nguyen Viet Thai 20153356" w:date="2020-02-17T08:53:00Z">
            <w:rPr>
              <w:del w:id="299" w:author="Nguyen Viet Thai 20153356" w:date="2020-02-16T16:33:00Z"/>
              <w:b/>
              <w:bCs/>
            </w:rPr>
          </w:rPrChange>
        </w:rPr>
      </w:pPr>
      <w:del w:id="300" w:author="Nguyen Viet Thai 20153356" w:date="2020-02-16T16:33:00Z">
        <w:r w:rsidRPr="00411786" w:rsidDel="008C3831">
          <w:rPr>
            <w:b/>
            <w:bCs/>
            <w:lang w:val="vi-VN"/>
            <w:rPrChange w:id="301" w:author="Nguyen Viet Thai 20153356" w:date="2020-02-17T08:53:00Z">
              <w:rPr>
                <w:b/>
                <w:bCs/>
              </w:rPr>
            </w:rPrChange>
          </w:rPr>
          <w:delText xml:space="preserve">Employee : </w:delText>
        </w:r>
        <w:r w:rsidRPr="00411786" w:rsidDel="008C3831">
          <w:rPr>
            <w:lang w:val="vi-VN"/>
            <w:rPrChange w:id="302" w:author="Nguyen Viet Thai 20153356" w:date="2020-02-17T08:53:00Z">
              <w:rPr/>
            </w:rPrChange>
          </w:rPr>
          <w:delText>tương đương với quyền của 1 nhân viên trong đơn vị</w:delText>
        </w:r>
      </w:del>
    </w:p>
    <w:p w14:paraId="78B08947" w14:textId="57532570" w:rsidR="004072C3" w:rsidRPr="00411786" w:rsidDel="008C3831" w:rsidRDefault="004072C3" w:rsidP="004072C3">
      <w:pPr>
        <w:rPr>
          <w:del w:id="303" w:author="Nguyen Viet Thai 20153356" w:date="2020-02-16T16:35:00Z"/>
          <w:lang w:val="vi-VN"/>
          <w:rPrChange w:id="304" w:author="Nguyen Viet Thai 20153356" w:date="2020-02-17T08:53:00Z">
            <w:rPr>
              <w:del w:id="305" w:author="Nguyen Viet Thai 20153356" w:date="2020-02-16T16:35:00Z"/>
            </w:rPr>
          </w:rPrChange>
        </w:rPr>
      </w:pPr>
      <w:del w:id="306" w:author="Nguyen Viet Thai 20153356" w:date="2020-02-16T16:35:00Z">
        <w:r w:rsidRPr="00411786" w:rsidDel="008C3831">
          <w:rPr>
            <w:lang w:val="vi-VN"/>
            <w:rPrChange w:id="307" w:author="Nguyen Viet Thai 20153356" w:date="2020-02-17T08:53:00Z">
              <w:rPr/>
            </w:rPrChange>
          </w:rPr>
          <w:delText xml:space="preserve">Ngoài ra, hệ thống còn 1 </w:delText>
        </w:r>
        <w:r w:rsidRPr="00411786" w:rsidDel="008C3831">
          <w:rPr>
            <w:b/>
            <w:bCs/>
            <w:lang w:val="vi-VN"/>
            <w:rPrChange w:id="308" w:author="Nguyen Viet Thai 20153356" w:date="2020-02-17T08:53:00Z">
              <w:rPr>
                <w:b/>
                <w:bCs/>
              </w:rPr>
            </w:rPrChange>
          </w:rPr>
          <w:delText>RoleAbstract đặc biệt</w:delText>
        </w:r>
        <w:r w:rsidRPr="00411786" w:rsidDel="008C3831">
          <w:rPr>
            <w:lang w:val="vi-VN"/>
            <w:rPrChange w:id="309" w:author="Nguyen Viet Thai 20153356" w:date="2020-02-17T08:53:00Z">
              <w:rPr/>
            </w:rPrChange>
          </w:rPr>
          <w:delText xml:space="preserve"> đó là </w:delText>
        </w:r>
        <w:r w:rsidRPr="00411786" w:rsidDel="008C3831">
          <w:rPr>
            <w:b/>
            <w:bCs/>
            <w:lang w:val="vi-VN"/>
            <w:rPrChange w:id="310" w:author="Nguyen Viet Thai 20153356" w:date="2020-02-17T08:53:00Z">
              <w:rPr>
                <w:b/>
                <w:bCs/>
              </w:rPr>
            </w:rPrChange>
          </w:rPr>
          <w:delText xml:space="preserve">System Admin, </w:delText>
        </w:r>
        <w:r w:rsidRPr="00411786" w:rsidDel="008C3831">
          <w:rPr>
            <w:lang w:val="vi-VN"/>
            <w:rPrChange w:id="311" w:author="Nguyen Viet Thai 20153356" w:date="2020-02-17T08:53:00Z">
              <w:rPr/>
            </w:rPrChange>
          </w:rPr>
          <w:delText xml:space="preserve">trong hệ thống chỉ có duy nhất 1 RoleAbstract là </w:delText>
        </w:r>
        <w:r w:rsidRPr="00411786" w:rsidDel="008C3831">
          <w:rPr>
            <w:b/>
            <w:bCs/>
            <w:lang w:val="vi-VN"/>
            <w:rPrChange w:id="312" w:author="Nguyen Viet Thai 20153356" w:date="2020-02-17T08:53:00Z">
              <w:rPr>
                <w:b/>
                <w:bCs/>
              </w:rPr>
            </w:rPrChange>
          </w:rPr>
          <w:delText xml:space="preserve">System Admin </w:delText>
        </w:r>
        <w:r w:rsidRPr="00411786" w:rsidDel="008C3831">
          <w:rPr>
            <w:lang w:val="vi-VN"/>
            <w:rPrChange w:id="313" w:author="Nguyen Viet Thai 20153356" w:date="2020-02-17T08:53:00Z">
              <w:rPr/>
            </w:rPrChange>
          </w:rPr>
          <w:delText xml:space="preserve">– đây là 1 role quản trị viên của hệ thống có nhiệm vụ khởi tạo các dữ liệu ban đầu cho một công ty mới ( khởi tạo dữ liệu về công ty, tạo tài khoản SuperAdmin cho công ty đó,… ) – </w:delText>
        </w:r>
        <w:r w:rsidRPr="00411786" w:rsidDel="008C3831">
          <w:rPr>
            <w:b/>
            <w:bCs/>
            <w:lang w:val="vi-VN"/>
            <w:rPrChange w:id="314" w:author="Nguyen Viet Thai 20153356" w:date="2020-02-17T08:53:00Z">
              <w:rPr>
                <w:b/>
                <w:bCs/>
              </w:rPr>
            </w:rPrChange>
          </w:rPr>
          <w:delText>System Admin</w:delText>
        </w:r>
        <w:r w:rsidRPr="00411786" w:rsidDel="008C3831">
          <w:rPr>
            <w:lang w:val="vi-VN"/>
            <w:rPrChange w:id="315" w:author="Nguyen Viet Thai 20153356" w:date="2020-02-17T08:53:00Z">
              <w:rPr/>
            </w:rPrChange>
          </w:rPr>
          <w:delText xml:space="preserve"> chỉ quản lý thông tin cơ bản về các công ty và không tham gia vào hoạt động nghiệp vụ bất kì công ty nào .</w:delText>
        </w:r>
      </w:del>
    </w:p>
    <w:p w14:paraId="278F6D1E" w14:textId="3AA9AEBA" w:rsidR="004072C3" w:rsidRPr="00411786" w:rsidDel="008C3831" w:rsidRDefault="004072C3" w:rsidP="004072C3">
      <w:pPr>
        <w:rPr>
          <w:del w:id="316" w:author="Nguyen Viet Thai 20153356" w:date="2020-02-16T16:35:00Z"/>
          <w:lang w:val="vi-VN"/>
          <w:rPrChange w:id="317" w:author="Nguyen Viet Thai 20153356" w:date="2020-02-17T08:53:00Z">
            <w:rPr>
              <w:del w:id="318" w:author="Nguyen Viet Thai 20153356" w:date="2020-02-16T16:35:00Z"/>
            </w:rPr>
          </w:rPrChange>
        </w:rPr>
      </w:pPr>
    </w:p>
    <w:p w14:paraId="5020EE30" w14:textId="5C5C208E" w:rsidR="004072C3" w:rsidRPr="00411786" w:rsidDel="008C3831" w:rsidRDefault="004072C3" w:rsidP="004072C3">
      <w:pPr>
        <w:pStyle w:val="Heading4"/>
        <w:rPr>
          <w:del w:id="319" w:author="Nguyen Viet Thai 20153356" w:date="2020-02-16T16:35:00Z"/>
          <w:rPrChange w:id="320" w:author="Nguyen Viet Thai 20153356" w:date="2020-02-17T08:53:00Z">
            <w:rPr>
              <w:del w:id="321" w:author="Nguyen Viet Thai 20153356" w:date="2020-02-16T16:35:00Z"/>
            </w:rPr>
          </w:rPrChange>
        </w:rPr>
      </w:pPr>
      <w:commentRangeStart w:id="322"/>
      <w:del w:id="323" w:author="Nguyen Viet Thai 20153356" w:date="2020-02-16T16:35:00Z">
        <w:r w:rsidRPr="00C80B9C" w:rsidDel="008C3831">
          <w:delText xml:space="preserve">RoleChucDanh </w:delText>
        </w:r>
        <w:commentRangeEnd w:id="322"/>
        <w:r w:rsidR="00FC0582" w:rsidDel="008C3831">
          <w:rPr>
            <w:rStyle w:val="CommentReference"/>
            <w:rFonts w:cs="Times New Roman"/>
            <w:b w:val="0"/>
            <w:bCs w:val="0"/>
            <w:lang w:val="en-GB"/>
          </w:rPr>
          <w:commentReference w:id="322"/>
        </w:r>
        <w:r w:rsidRPr="00C80B9C" w:rsidDel="008C3831">
          <w:delText xml:space="preserve">: </w:delText>
        </w:r>
      </w:del>
    </w:p>
    <w:p w14:paraId="4459E958" w14:textId="5807B4A3" w:rsidR="004072C3" w:rsidRPr="00A61EA1" w:rsidDel="008C3831" w:rsidRDefault="004072C3" w:rsidP="004072C3">
      <w:pPr>
        <w:rPr>
          <w:del w:id="324" w:author="Nguyen Viet Thai 20153356" w:date="2020-02-16T16:35:00Z"/>
          <w:b/>
          <w:bCs/>
          <w:lang w:val="vi-VN"/>
        </w:rPr>
      </w:pPr>
      <w:del w:id="325" w:author="Nguyen Viet Thai 20153356" w:date="2020-02-16T16:35:00Z">
        <w:r w:rsidRPr="00A61EA1" w:rsidDel="008C3831">
          <w:rPr>
            <w:lang w:val="vi-VN"/>
          </w:rPr>
          <w:delText xml:space="preserve">role đại diện cho một chức vụ, chức danh của người dùng được chia theo từng phòng ban, đơn vị ở trong một công ty. Mỗi một </w:delText>
        </w:r>
        <w:r w:rsidRPr="00A61EA1" w:rsidDel="008C3831">
          <w:rPr>
            <w:b/>
            <w:bCs/>
            <w:lang w:val="vi-VN"/>
          </w:rPr>
          <w:delText>RoleChucDanh</w:delText>
        </w:r>
        <w:r w:rsidRPr="00A61EA1" w:rsidDel="008C3831">
          <w:rPr>
            <w:lang w:val="vi-VN"/>
          </w:rPr>
          <w:delText xml:space="preserve"> phải luôn đi kèm với một </w:delText>
        </w:r>
        <w:r w:rsidRPr="00A61EA1" w:rsidDel="008C3831">
          <w:rPr>
            <w:b/>
            <w:bCs/>
            <w:lang w:val="vi-VN"/>
          </w:rPr>
          <w:delText>Department</w:delText>
        </w:r>
        <w:r w:rsidRPr="00A61EA1" w:rsidDel="008C3831">
          <w:rPr>
            <w:lang w:val="vi-VN"/>
          </w:rPr>
          <w:delText xml:space="preserve"> ( </w:delText>
        </w:r>
        <w:r w:rsidRPr="00A61EA1" w:rsidDel="008C3831">
          <w:rPr>
            <w:i/>
            <w:iCs/>
            <w:lang w:val="vi-VN"/>
          </w:rPr>
          <w:delText>đơn vị, phòng ban …</w:delText>
        </w:r>
        <w:r w:rsidRPr="00A61EA1" w:rsidDel="008C3831">
          <w:rPr>
            <w:lang w:val="vi-VN"/>
          </w:rPr>
          <w:delText xml:space="preserve"> ) nào đó. Với mỗi một </w:delText>
        </w:r>
        <w:r w:rsidRPr="00A61EA1" w:rsidDel="008C3831">
          <w:rPr>
            <w:b/>
            <w:bCs/>
            <w:lang w:val="vi-VN"/>
          </w:rPr>
          <w:delText>RoleChucDanh</w:delText>
        </w:r>
        <w:r w:rsidRPr="00A61EA1" w:rsidDel="008C3831">
          <w:rPr>
            <w:lang w:val="vi-VN"/>
          </w:rPr>
          <w:delText xml:space="preserve"> người dùng sẽ có quyền tương ứng với một tài nguyên mà trong phạm vị </w:delText>
        </w:r>
        <w:r w:rsidRPr="00A61EA1" w:rsidDel="008C3831">
          <w:rPr>
            <w:b/>
            <w:bCs/>
            <w:lang w:val="vi-VN"/>
          </w:rPr>
          <w:delText>Department</w:delText>
        </w:r>
        <w:r w:rsidRPr="00A61EA1" w:rsidDel="008C3831">
          <w:rPr>
            <w:lang w:val="vi-VN"/>
          </w:rPr>
          <w:delText xml:space="preserve"> đó có thể thực hiện. </w:delText>
        </w:r>
        <w:r w:rsidRPr="00A61EA1" w:rsidDel="008C3831">
          <w:rPr>
            <w:i/>
            <w:iCs/>
            <w:lang w:val="vi-VN"/>
          </w:rPr>
          <w:delText>( Ví dụ như các tài liệu biểu mẫu tương ứng với mỗi đơn vị, phòng ban,… hay là các thành phần trên giao diện : button thêm, sửa, xóa công việc ).</w:delText>
        </w:r>
        <w:r w:rsidRPr="00A61EA1" w:rsidDel="008C3831">
          <w:rPr>
            <w:lang w:val="vi-VN"/>
          </w:rPr>
          <w:delText xml:space="preserve"> </w:delText>
        </w:r>
      </w:del>
    </w:p>
    <w:p w14:paraId="4859BFD1" w14:textId="4E6835A8" w:rsidR="004072C3" w:rsidRPr="00196452" w:rsidDel="008C3831" w:rsidRDefault="004A7698" w:rsidP="004072C3">
      <w:pPr>
        <w:rPr>
          <w:del w:id="326" w:author="Nguyen Viet Thai 20153356" w:date="2020-02-16T16:35:00Z"/>
          <w:b/>
          <w:bCs/>
          <w:lang w:val="vi-VN"/>
        </w:rPr>
      </w:pPr>
      <w:ins w:id="327" w:author="Microsoft Office User" w:date="2020-02-16T09:09:00Z">
        <w:del w:id="328" w:author="Nguyen Viet Thai 20153356" w:date="2020-02-16T16:35:00Z">
          <w:r w:rsidRPr="00196452" w:rsidDel="008C3831">
            <w:rPr>
              <w:b/>
              <w:bCs/>
              <w:lang w:val="vi-VN"/>
              <w:rPrChange w:id="329" w:author="Nguyen Viet Thai 20153356" w:date="2020-02-16T13:15:00Z">
                <w:rPr>
                  <w:b/>
                  <w:bCs/>
                </w:rPr>
              </w:rPrChange>
            </w:rPr>
            <w:delText>Bỏ</w:delText>
          </w:r>
        </w:del>
      </w:ins>
      <w:ins w:id="330" w:author="Microsoft Office User" w:date="2020-02-16T09:08:00Z">
        <w:del w:id="331" w:author="Nguyen Viet Thai 20153356" w:date="2020-02-16T16:35:00Z">
          <w:r w:rsidRPr="00196452" w:rsidDel="008C3831">
            <w:rPr>
              <w:b/>
              <w:bCs/>
              <w:lang w:val="vi-VN"/>
              <w:rPrChange w:id="332" w:author="Nguyen Viet Thai 20153356" w:date="2020-02-16T13:15:00Z">
                <w:rPr>
                  <w:b/>
                  <w:bCs/>
                </w:rPr>
              </w:rPrChange>
            </w:rPr>
            <w:delText xml:space="preserve"> </w:delText>
          </w:r>
        </w:del>
      </w:ins>
      <w:ins w:id="333" w:author="Microsoft Office User" w:date="2020-02-16T09:11:00Z">
        <w:del w:id="334" w:author="Nguyen Viet Thai 20153356" w:date="2020-02-16T16:35:00Z">
          <w:r w:rsidRPr="00196452" w:rsidDel="008C3831">
            <w:rPr>
              <w:b/>
              <w:bCs/>
              <w:lang w:val="vi-VN"/>
              <w:rPrChange w:id="335" w:author="Nguyen Viet Thai 20153356" w:date="2020-02-16T13:15:00Z">
                <w:rPr>
                  <w:b/>
                  <w:bCs/>
                </w:rPr>
              </w:rPrChange>
            </w:rPr>
            <w:delText xml:space="preserve">phần đánh </w:delText>
          </w:r>
        </w:del>
      </w:ins>
      <w:ins w:id="336" w:author="Microsoft Office User" w:date="2020-02-16T09:08:00Z">
        <w:del w:id="337" w:author="Nguyen Viet Thai 20153356" w:date="2020-02-16T16:35:00Z">
          <w:r w:rsidRPr="00196452" w:rsidDel="008C3831">
            <w:rPr>
              <w:b/>
              <w:bCs/>
              <w:lang w:val="vi-VN"/>
              <w:rPrChange w:id="338" w:author="Nguyen Viet Thai 20153356" w:date="2020-02-16T13:15:00Z">
                <w:rPr>
                  <w:b/>
                  <w:bCs/>
                </w:rPr>
              </w:rPrChange>
            </w:rPr>
            <w:delText xml:space="preserve">chỉ mục </w:delText>
          </w:r>
        </w:del>
      </w:ins>
      <w:ins w:id="339" w:author="Microsoft Office User" w:date="2020-02-16T09:09:00Z">
        <w:del w:id="340" w:author="Nguyen Viet Thai 20153356" w:date="2020-02-16T16:35:00Z">
          <w:r w:rsidRPr="00196452" w:rsidDel="008C3831">
            <w:rPr>
              <w:b/>
              <w:bCs/>
              <w:lang w:val="vi-VN"/>
              <w:rPrChange w:id="341" w:author="Nguyen Viet Thai 20153356" w:date="2020-02-16T13:15:00Z">
                <w:rPr>
                  <w:b/>
                  <w:bCs/>
                </w:rPr>
              </w:rPrChange>
            </w:rPr>
            <w:delText xml:space="preserve">f,g,h. </w:delText>
          </w:r>
        </w:del>
      </w:ins>
      <w:ins w:id="342" w:author="Microsoft Office User" w:date="2020-02-16T09:11:00Z">
        <w:del w:id="343" w:author="Nguyen Viet Thai 20153356" w:date="2020-02-16T16:35:00Z">
          <w:r w:rsidRPr="00196452" w:rsidDel="008C3831">
            <w:rPr>
              <w:b/>
              <w:bCs/>
              <w:lang w:val="vi-VN"/>
              <w:rPrChange w:id="344" w:author="Nguyen Viet Thai 20153356" w:date="2020-02-16T13:15:00Z">
                <w:rPr>
                  <w:b/>
                  <w:bCs/>
                </w:rPr>
              </w:rPrChange>
            </w:rPr>
            <w:delText xml:space="preserve">3 loại role này </w:delText>
          </w:r>
        </w:del>
      </w:ins>
      <w:ins w:id="345" w:author="Microsoft Office User" w:date="2020-02-16T09:09:00Z">
        <w:del w:id="346" w:author="Nguyen Viet Thai 20153356" w:date="2020-02-16T16:35:00Z">
          <w:r w:rsidRPr="00196452" w:rsidDel="008C3831">
            <w:rPr>
              <w:b/>
              <w:bCs/>
              <w:lang w:val="vi-VN"/>
              <w:rPrChange w:id="347" w:author="Nguyen Viet Thai 20153356" w:date="2020-02-16T13:15:00Z">
                <w:rPr>
                  <w:b/>
                  <w:bCs/>
                </w:rPr>
              </w:rPrChange>
            </w:rPr>
            <w:delText xml:space="preserve">k phải là 1 mục ngang cấp với các bảng, chỉ là dữ liệu cho bảng roletype </w:delText>
          </w:r>
          <w:r w:rsidRPr="004A7698" w:rsidDel="008C3831">
            <w:rPr>
              <w:b/>
              <w:bCs/>
            </w:rPr>
            <w:sym w:font="Wingdings" w:char="F0E0"/>
          </w:r>
          <w:r w:rsidRPr="00196452" w:rsidDel="008C3831">
            <w:rPr>
              <w:b/>
              <w:bCs/>
              <w:lang w:val="vi-VN"/>
              <w:rPrChange w:id="348" w:author="Nguyen Viet Thai 20153356" w:date="2020-02-16T13:15:00Z">
                <w:rPr>
                  <w:b/>
                  <w:bCs/>
                </w:rPr>
              </w:rPrChange>
            </w:rPr>
            <w:delText xml:space="preserve"> chỉ cần bôi đậm</w:delText>
          </w:r>
        </w:del>
      </w:ins>
    </w:p>
    <w:p w14:paraId="364795D4" w14:textId="29C905AC" w:rsidR="004072C3" w:rsidRPr="00411786" w:rsidDel="008C3831" w:rsidRDefault="004072C3" w:rsidP="004072C3">
      <w:pPr>
        <w:pStyle w:val="Heading4"/>
        <w:rPr>
          <w:del w:id="349" w:author="Nguyen Viet Thai 20153356" w:date="2020-02-16T16:35:00Z"/>
          <w:rPrChange w:id="350" w:author="Nguyen Viet Thai 20153356" w:date="2020-02-17T08:53:00Z">
            <w:rPr>
              <w:del w:id="351" w:author="Nguyen Viet Thai 20153356" w:date="2020-02-16T16:35:00Z"/>
            </w:rPr>
          </w:rPrChange>
        </w:rPr>
      </w:pPr>
      <w:del w:id="352" w:author="Nguyen Viet Thai 20153356" w:date="2020-02-16T16:35:00Z">
        <w:r w:rsidRPr="00C80B9C" w:rsidDel="008C3831">
          <w:delText xml:space="preserve">RoleTuTao : </w:delText>
        </w:r>
      </w:del>
    </w:p>
    <w:p w14:paraId="36208F84" w14:textId="7F74E598" w:rsidR="004072C3" w:rsidRPr="00A61EA1" w:rsidDel="008C3831" w:rsidRDefault="004072C3" w:rsidP="004072C3">
      <w:pPr>
        <w:rPr>
          <w:del w:id="353" w:author="Nguyen Viet Thai 20153356" w:date="2020-02-16T16:35:00Z"/>
          <w:lang w:val="vi-VN"/>
        </w:rPr>
      </w:pPr>
      <w:del w:id="354" w:author="Nguyen Viet Thai 20153356" w:date="2020-02-16T16:35:00Z">
        <w:r w:rsidRPr="00A61EA1" w:rsidDel="008C3831">
          <w:rPr>
            <w:lang w:val="vi-VN"/>
          </w:rPr>
          <w:delText xml:space="preserve">role được tạo thêm nhằm mục đích phân quyền một cách cụ thể với một tài nguyên nào đó hoặc áp dụng cho một nhóm người cụ thể nào đó. Những Role thuộc vào nhóm </w:delText>
        </w:r>
        <w:r w:rsidRPr="00A61EA1" w:rsidDel="008C3831">
          <w:rPr>
            <w:b/>
            <w:bCs/>
            <w:lang w:val="vi-VN"/>
          </w:rPr>
          <w:delText>RoleTuTao</w:delText>
        </w:r>
        <w:r w:rsidRPr="00A61EA1" w:rsidDel="008C3831">
          <w:rPr>
            <w:lang w:val="vi-VN"/>
          </w:rPr>
          <w:delText xml:space="preserve"> không nhiết thiết phải đi kèm hay có ràng buộc với một đơn vị, phòng ban nào mà có thể hoàn toàn độc lập trong hệ thống.</w:delText>
        </w:r>
      </w:del>
    </w:p>
    <w:p w14:paraId="1A2E8596" w14:textId="77777777" w:rsidR="004072C3" w:rsidRPr="00A61EA1" w:rsidDel="008C3831" w:rsidRDefault="004072C3" w:rsidP="004072C3">
      <w:pPr>
        <w:rPr>
          <w:del w:id="355" w:author="Nguyen Viet Thai 20153356" w:date="2020-02-16T16:35:00Z"/>
          <w:lang w:val="vi-VN"/>
        </w:rPr>
      </w:pPr>
    </w:p>
    <w:p w14:paraId="05C77BAD" w14:textId="77777777" w:rsidR="004072C3" w:rsidRPr="00A61EA1" w:rsidRDefault="004072C3" w:rsidP="004072C3">
      <w:pPr>
        <w:rPr>
          <w:b/>
          <w:bCs/>
          <w:lang w:val="vi-VN"/>
        </w:rPr>
      </w:pPr>
    </w:p>
    <w:p w14:paraId="3ACA14B7" w14:textId="77777777" w:rsidR="004072C3" w:rsidRDefault="004072C3" w:rsidP="004072C3">
      <w:pPr>
        <w:pStyle w:val="Heading4"/>
      </w:pPr>
      <w:r w:rsidRPr="00CE64DF">
        <w:t xml:space="preserve">Department : </w:t>
      </w:r>
    </w:p>
    <w:p w14:paraId="50E04775" w14:textId="734BB776" w:rsidR="004072C3" w:rsidRPr="00A61EA1" w:rsidRDefault="004072C3" w:rsidP="004072C3">
      <w:pPr>
        <w:rPr>
          <w:b/>
          <w:bCs/>
          <w:lang w:val="vi-VN"/>
        </w:rPr>
      </w:pPr>
      <w:r w:rsidRPr="00A61EA1">
        <w:rPr>
          <w:lang w:val="vi-VN"/>
        </w:rPr>
        <w:t>lưu thông tin về các đơn vị, phòng ban của 1 công ty.</w:t>
      </w:r>
    </w:p>
    <w:tbl>
      <w:tblPr>
        <w:tblStyle w:val="TableGrid"/>
        <w:tblW w:w="0" w:type="auto"/>
        <w:tblInd w:w="108" w:type="dxa"/>
        <w:tblLook w:val="04A0" w:firstRow="1" w:lastRow="0" w:firstColumn="1" w:lastColumn="0" w:noHBand="0" w:noVBand="1"/>
        <w:tblPrChange w:id="356" w:author="Nguyen Viet Thai 20153356" w:date="2020-02-16T16:36:00Z">
          <w:tblPr>
            <w:tblStyle w:val="TableGrid"/>
            <w:tblW w:w="0" w:type="auto"/>
            <w:tblInd w:w="1435" w:type="dxa"/>
            <w:tblLook w:val="04A0" w:firstRow="1" w:lastRow="0" w:firstColumn="1" w:lastColumn="0" w:noHBand="0" w:noVBand="1"/>
          </w:tblPr>
        </w:tblPrChange>
      </w:tblPr>
      <w:tblGrid>
        <w:gridCol w:w="1620"/>
        <w:gridCol w:w="1530"/>
        <w:gridCol w:w="4057"/>
        <w:tblGridChange w:id="357">
          <w:tblGrid>
            <w:gridCol w:w="1917"/>
            <w:gridCol w:w="1303"/>
            <w:gridCol w:w="2660"/>
          </w:tblGrid>
        </w:tblGridChange>
      </w:tblGrid>
      <w:tr w:rsidR="004072C3" w:rsidRPr="00CE64DF" w14:paraId="0B4720B8" w14:textId="77777777" w:rsidTr="00704D67">
        <w:tc>
          <w:tcPr>
            <w:tcW w:w="1620" w:type="dxa"/>
            <w:shd w:val="clear" w:color="auto" w:fill="9BBB59" w:themeFill="accent3"/>
            <w:tcPrChange w:id="358" w:author="Nguyen Viet Thai 20153356" w:date="2020-02-16T16:36:00Z">
              <w:tcPr>
                <w:tcW w:w="2430" w:type="dxa"/>
                <w:shd w:val="clear" w:color="auto" w:fill="9BBB59" w:themeFill="accent3"/>
              </w:tcPr>
            </w:tcPrChange>
          </w:tcPr>
          <w:p w14:paraId="47222267" w14:textId="77777777" w:rsidR="004072C3" w:rsidRPr="00CE64DF" w:rsidRDefault="004072C3" w:rsidP="004072C3">
            <w:pPr>
              <w:rPr>
                <w:b/>
                <w:bCs/>
              </w:rPr>
            </w:pPr>
            <w:r w:rsidRPr="00CE64DF">
              <w:rPr>
                <w:b/>
                <w:bCs/>
              </w:rPr>
              <w:t>Thuộc tính</w:t>
            </w:r>
          </w:p>
        </w:tc>
        <w:tc>
          <w:tcPr>
            <w:tcW w:w="1530" w:type="dxa"/>
            <w:shd w:val="clear" w:color="auto" w:fill="9BBB59" w:themeFill="accent3"/>
            <w:tcPrChange w:id="359" w:author="Nguyen Viet Thai 20153356" w:date="2020-02-16T16:36:00Z">
              <w:tcPr>
                <w:tcW w:w="1530" w:type="dxa"/>
                <w:shd w:val="clear" w:color="auto" w:fill="9BBB59" w:themeFill="accent3"/>
              </w:tcPr>
            </w:tcPrChange>
          </w:tcPr>
          <w:p w14:paraId="038EAD87" w14:textId="77777777" w:rsidR="004072C3" w:rsidRPr="00CE64DF" w:rsidRDefault="004072C3" w:rsidP="004072C3">
            <w:pPr>
              <w:rPr>
                <w:b/>
                <w:bCs/>
              </w:rPr>
            </w:pPr>
            <w:r w:rsidRPr="00CE64DF">
              <w:rPr>
                <w:b/>
                <w:bCs/>
              </w:rPr>
              <w:t>Kiểu giá trị</w:t>
            </w:r>
          </w:p>
        </w:tc>
        <w:tc>
          <w:tcPr>
            <w:tcW w:w="4057" w:type="dxa"/>
            <w:shd w:val="clear" w:color="auto" w:fill="9BBB59" w:themeFill="accent3"/>
            <w:tcPrChange w:id="360" w:author="Nguyen Viet Thai 20153356" w:date="2020-02-16T16:36:00Z">
              <w:tcPr>
                <w:tcW w:w="3955" w:type="dxa"/>
                <w:shd w:val="clear" w:color="auto" w:fill="9BBB59" w:themeFill="accent3"/>
              </w:tcPr>
            </w:tcPrChange>
          </w:tcPr>
          <w:p w14:paraId="13A3BAEF" w14:textId="77777777" w:rsidR="004072C3" w:rsidRPr="00CE64DF" w:rsidRDefault="004072C3" w:rsidP="004072C3">
            <w:pPr>
              <w:rPr>
                <w:b/>
                <w:bCs/>
              </w:rPr>
            </w:pPr>
            <w:r w:rsidRPr="00CE64DF">
              <w:rPr>
                <w:b/>
                <w:bCs/>
              </w:rPr>
              <w:t>Mô tả</w:t>
            </w:r>
          </w:p>
        </w:tc>
      </w:tr>
      <w:tr w:rsidR="004072C3" w:rsidRPr="00CE64DF" w14:paraId="30CB6EDA" w14:textId="77777777" w:rsidTr="00704D67">
        <w:tc>
          <w:tcPr>
            <w:tcW w:w="1620" w:type="dxa"/>
            <w:tcPrChange w:id="361" w:author="Nguyen Viet Thai 20153356" w:date="2020-02-16T16:36:00Z">
              <w:tcPr>
                <w:tcW w:w="2430" w:type="dxa"/>
              </w:tcPr>
            </w:tcPrChange>
          </w:tcPr>
          <w:p w14:paraId="42BEE7AB" w14:textId="77777777" w:rsidR="004072C3" w:rsidRPr="00CE64DF" w:rsidRDefault="004072C3" w:rsidP="004072C3">
            <w:pPr>
              <w:rPr>
                <w:b/>
                <w:bCs/>
              </w:rPr>
            </w:pPr>
            <w:r w:rsidRPr="00CE64DF">
              <w:rPr>
                <w:b/>
                <w:bCs/>
              </w:rPr>
              <w:t>_id</w:t>
            </w:r>
          </w:p>
        </w:tc>
        <w:tc>
          <w:tcPr>
            <w:tcW w:w="1530" w:type="dxa"/>
            <w:tcPrChange w:id="362" w:author="Nguyen Viet Thai 20153356" w:date="2020-02-16T16:36:00Z">
              <w:tcPr>
                <w:tcW w:w="1530" w:type="dxa"/>
              </w:tcPr>
            </w:tcPrChange>
          </w:tcPr>
          <w:p w14:paraId="30CA6722" w14:textId="77777777" w:rsidR="004072C3" w:rsidRPr="00CE64DF" w:rsidRDefault="004072C3" w:rsidP="004072C3">
            <w:pPr>
              <w:rPr>
                <w:b/>
                <w:bCs/>
              </w:rPr>
            </w:pPr>
            <w:r w:rsidRPr="00CE64DF">
              <w:rPr>
                <w:i/>
                <w:iCs/>
              </w:rPr>
              <w:t>ObjectId</w:t>
            </w:r>
          </w:p>
        </w:tc>
        <w:tc>
          <w:tcPr>
            <w:tcW w:w="4057" w:type="dxa"/>
            <w:tcPrChange w:id="363" w:author="Nguyen Viet Thai 20153356" w:date="2020-02-16T16:36:00Z">
              <w:tcPr>
                <w:tcW w:w="3955" w:type="dxa"/>
              </w:tcPr>
            </w:tcPrChange>
          </w:tcPr>
          <w:p w14:paraId="5FE35F49" w14:textId="18474D68" w:rsidR="004072C3" w:rsidRPr="00CE64DF" w:rsidRDefault="00C80B9C" w:rsidP="004072C3">
            <w:pPr>
              <w:rPr>
                <w:b/>
                <w:bCs/>
              </w:rPr>
            </w:pPr>
            <w:ins w:id="364" w:author="Nguyen Viet Thai 20153356" w:date="2020-02-17T08:57:00Z">
              <w:r>
                <w:t>ID của đơn vị, phòng ban…</w:t>
              </w:r>
            </w:ins>
            <w:commentRangeStart w:id="365"/>
            <w:commentRangeStart w:id="366"/>
            <w:del w:id="367" w:author="Nguyen Viet Thai 20153356" w:date="2020-02-17T08:57:00Z">
              <w:r w:rsidR="004072C3" w:rsidRPr="00CE64DF" w:rsidDel="00C80B9C">
                <w:delText xml:space="preserve">ID của </w:delText>
              </w:r>
            </w:del>
            <w:del w:id="368" w:author="Nguyen Viet Thai 20153356" w:date="2020-02-16T16:37:00Z">
              <w:r w:rsidR="004072C3" w:rsidRPr="00CE64DF" w:rsidDel="00704D67">
                <w:delText>người dùng</w:delText>
              </w:r>
              <w:commentRangeEnd w:id="365"/>
              <w:r w:rsidR="00A06912" w:rsidDel="00704D67">
                <w:rPr>
                  <w:rStyle w:val="CommentReference"/>
                  <w:rFonts w:cs="Times New Roman"/>
                  <w:lang w:val="en-GB"/>
                </w:rPr>
                <w:commentReference w:id="365"/>
              </w:r>
            </w:del>
            <w:commentRangeEnd w:id="366"/>
            <w:r w:rsidR="00704D67">
              <w:rPr>
                <w:rStyle w:val="CommentReference"/>
                <w:rFonts w:cs="Times New Roman"/>
                <w:lang w:val="en-GB"/>
              </w:rPr>
              <w:commentReference w:id="366"/>
            </w:r>
          </w:p>
        </w:tc>
      </w:tr>
      <w:tr w:rsidR="004072C3" w:rsidRPr="00CE64DF" w14:paraId="4EC688BF" w14:textId="77777777" w:rsidTr="00704D67">
        <w:tc>
          <w:tcPr>
            <w:tcW w:w="1620" w:type="dxa"/>
            <w:tcPrChange w:id="369" w:author="Nguyen Viet Thai 20153356" w:date="2020-02-16T16:36:00Z">
              <w:tcPr>
                <w:tcW w:w="2430" w:type="dxa"/>
              </w:tcPr>
            </w:tcPrChange>
          </w:tcPr>
          <w:p w14:paraId="07687A4A" w14:textId="77777777" w:rsidR="004072C3" w:rsidRPr="00CE64DF" w:rsidRDefault="004072C3" w:rsidP="004072C3">
            <w:pPr>
              <w:rPr>
                <w:b/>
                <w:bCs/>
              </w:rPr>
            </w:pPr>
            <w:r w:rsidRPr="00CE64DF">
              <w:rPr>
                <w:b/>
                <w:bCs/>
              </w:rPr>
              <w:t>name</w:t>
            </w:r>
          </w:p>
        </w:tc>
        <w:tc>
          <w:tcPr>
            <w:tcW w:w="1530" w:type="dxa"/>
            <w:tcPrChange w:id="370" w:author="Nguyen Viet Thai 20153356" w:date="2020-02-16T16:36:00Z">
              <w:tcPr>
                <w:tcW w:w="1530" w:type="dxa"/>
              </w:tcPr>
            </w:tcPrChange>
          </w:tcPr>
          <w:p w14:paraId="4E281B3C" w14:textId="77777777" w:rsidR="004072C3" w:rsidRPr="00CE64DF" w:rsidRDefault="004072C3" w:rsidP="004072C3">
            <w:pPr>
              <w:rPr>
                <w:b/>
                <w:bCs/>
              </w:rPr>
            </w:pPr>
            <w:r w:rsidRPr="00CE64DF">
              <w:rPr>
                <w:i/>
                <w:iCs/>
              </w:rPr>
              <w:t>String</w:t>
            </w:r>
          </w:p>
        </w:tc>
        <w:tc>
          <w:tcPr>
            <w:tcW w:w="4057" w:type="dxa"/>
            <w:tcPrChange w:id="371" w:author="Nguyen Viet Thai 20153356" w:date="2020-02-16T16:36:00Z">
              <w:tcPr>
                <w:tcW w:w="3955" w:type="dxa"/>
              </w:tcPr>
            </w:tcPrChange>
          </w:tcPr>
          <w:p w14:paraId="73A9A908" w14:textId="77777777" w:rsidR="004072C3" w:rsidRPr="00CE64DF" w:rsidRDefault="004072C3" w:rsidP="004072C3">
            <w:r w:rsidRPr="00CE64DF">
              <w:t>Tên đơn vị, phòng ban,…</w:t>
            </w:r>
          </w:p>
        </w:tc>
      </w:tr>
      <w:tr w:rsidR="004072C3" w:rsidRPr="00CE64DF" w14:paraId="40F5EB52" w14:textId="77777777" w:rsidTr="00704D67">
        <w:tc>
          <w:tcPr>
            <w:tcW w:w="1620" w:type="dxa"/>
            <w:tcPrChange w:id="372" w:author="Nguyen Viet Thai 20153356" w:date="2020-02-16T16:36:00Z">
              <w:tcPr>
                <w:tcW w:w="2430" w:type="dxa"/>
              </w:tcPr>
            </w:tcPrChange>
          </w:tcPr>
          <w:p w14:paraId="3178F682" w14:textId="77777777" w:rsidR="004072C3" w:rsidRPr="00CE64DF" w:rsidRDefault="004072C3" w:rsidP="004072C3">
            <w:pPr>
              <w:rPr>
                <w:b/>
                <w:bCs/>
              </w:rPr>
            </w:pPr>
            <w:r w:rsidRPr="00CE64DF">
              <w:rPr>
                <w:b/>
                <w:bCs/>
              </w:rPr>
              <w:t>company</w:t>
            </w:r>
          </w:p>
        </w:tc>
        <w:tc>
          <w:tcPr>
            <w:tcW w:w="1530" w:type="dxa"/>
            <w:tcPrChange w:id="373" w:author="Nguyen Viet Thai 20153356" w:date="2020-02-16T16:36:00Z">
              <w:tcPr>
                <w:tcW w:w="1530" w:type="dxa"/>
              </w:tcPr>
            </w:tcPrChange>
          </w:tcPr>
          <w:p w14:paraId="08959B04" w14:textId="77777777" w:rsidR="004072C3" w:rsidRPr="00CE64DF" w:rsidRDefault="004072C3" w:rsidP="004072C3">
            <w:pPr>
              <w:rPr>
                <w:b/>
                <w:bCs/>
              </w:rPr>
            </w:pPr>
            <w:r w:rsidRPr="00CE64DF">
              <w:rPr>
                <w:i/>
                <w:iCs/>
              </w:rPr>
              <w:t>String</w:t>
            </w:r>
          </w:p>
        </w:tc>
        <w:tc>
          <w:tcPr>
            <w:tcW w:w="4057" w:type="dxa"/>
            <w:tcPrChange w:id="374" w:author="Nguyen Viet Thai 20153356" w:date="2020-02-16T16:36:00Z">
              <w:tcPr>
                <w:tcW w:w="3955" w:type="dxa"/>
              </w:tcPr>
            </w:tcPrChange>
          </w:tcPr>
          <w:p w14:paraId="6E68AE5C" w14:textId="77777777" w:rsidR="004072C3" w:rsidRPr="00CE64DF" w:rsidRDefault="004072C3" w:rsidP="004072C3">
            <w:pPr>
              <w:rPr>
                <w:b/>
                <w:bCs/>
              </w:rPr>
            </w:pPr>
            <w:r w:rsidRPr="00CE64DF">
              <w:t>Công ty chứa đơn vị, phòng ban này..</w:t>
            </w:r>
          </w:p>
        </w:tc>
      </w:tr>
      <w:tr w:rsidR="004072C3" w:rsidRPr="00CE64DF" w14:paraId="62BF6353" w14:textId="77777777" w:rsidTr="00704D67">
        <w:tc>
          <w:tcPr>
            <w:tcW w:w="1620" w:type="dxa"/>
            <w:tcPrChange w:id="375" w:author="Nguyen Viet Thai 20153356" w:date="2020-02-16T16:36:00Z">
              <w:tcPr>
                <w:tcW w:w="2430" w:type="dxa"/>
              </w:tcPr>
            </w:tcPrChange>
          </w:tcPr>
          <w:p w14:paraId="355171D8" w14:textId="77777777" w:rsidR="004072C3" w:rsidRPr="00CE64DF" w:rsidRDefault="004072C3" w:rsidP="004072C3">
            <w:pPr>
              <w:rPr>
                <w:b/>
                <w:bCs/>
              </w:rPr>
            </w:pPr>
            <w:r w:rsidRPr="00CE64DF">
              <w:rPr>
                <w:b/>
                <w:bCs/>
              </w:rPr>
              <w:t>description</w:t>
            </w:r>
          </w:p>
        </w:tc>
        <w:tc>
          <w:tcPr>
            <w:tcW w:w="1530" w:type="dxa"/>
            <w:tcPrChange w:id="376" w:author="Nguyen Viet Thai 20153356" w:date="2020-02-16T16:36:00Z">
              <w:tcPr>
                <w:tcW w:w="1530" w:type="dxa"/>
              </w:tcPr>
            </w:tcPrChange>
          </w:tcPr>
          <w:p w14:paraId="10894922" w14:textId="77777777" w:rsidR="004072C3" w:rsidRPr="00CE64DF" w:rsidRDefault="004072C3" w:rsidP="004072C3">
            <w:pPr>
              <w:rPr>
                <w:b/>
                <w:bCs/>
              </w:rPr>
            </w:pPr>
            <w:r w:rsidRPr="00CE64DF">
              <w:rPr>
                <w:i/>
                <w:iCs/>
              </w:rPr>
              <w:t>String</w:t>
            </w:r>
          </w:p>
        </w:tc>
        <w:tc>
          <w:tcPr>
            <w:tcW w:w="4057" w:type="dxa"/>
            <w:tcPrChange w:id="377" w:author="Nguyen Viet Thai 20153356" w:date="2020-02-16T16:36:00Z">
              <w:tcPr>
                <w:tcW w:w="3955" w:type="dxa"/>
              </w:tcPr>
            </w:tcPrChange>
          </w:tcPr>
          <w:p w14:paraId="7DC752C6" w14:textId="6DD82145" w:rsidR="004072C3" w:rsidRPr="00CE64DF" w:rsidRDefault="004072C3" w:rsidP="004072C3">
            <w:pPr>
              <w:rPr>
                <w:b/>
                <w:bCs/>
              </w:rPr>
            </w:pPr>
            <w:commentRangeStart w:id="378"/>
            <w:del w:id="379" w:author="Nguyen Viet Thai 20153356" w:date="2020-02-16T16:36:00Z">
              <w:r w:rsidRPr="00CE64DF" w:rsidDel="00704D67">
                <w:delText>mật khẩu</w:delText>
              </w:r>
              <w:commentRangeEnd w:id="378"/>
              <w:r w:rsidR="00A06912" w:rsidDel="00704D67">
                <w:rPr>
                  <w:rStyle w:val="CommentReference"/>
                  <w:rFonts w:cs="Times New Roman"/>
                  <w:lang w:val="en-GB"/>
                </w:rPr>
                <w:commentReference w:id="378"/>
              </w:r>
            </w:del>
            <w:ins w:id="380" w:author="Nguyen Viet Thai 20153356" w:date="2020-02-16T16:36:00Z">
              <w:r w:rsidR="00704D67">
                <w:t>mô tả về đơn vị, phòng ban</w:t>
              </w:r>
            </w:ins>
          </w:p>
        </w:tc>
      </w:tr>
      <w:tr w:rsidR="004072C3" w:rsidRPr="00CE64DF" w14:paraId="4CB844D6" w14:textId="77777777" w:rsidTr="00704D67">
        <w:tc>
          <w:tcPr>
            <w:tcW w:w="1620" w:type="dxa"/>
            <w:tcPrChange w:id="381" w:author="Nguyen Viet Thai 20153356" w:date="2020-02-16T16:36:00Z">
              <w:tcPr>
                <w:tcW w:w="2430" w:type="dxa"/>
              </w:tcPr>
            </w:tcPrChange>
          </w:tcPr>
          <w:p w14:paraId="6352487B" w14:textId="77777777" w:rsidR="004072C3" w:rsidRPr="00CE64DF" w:rsidRDefault="004072C3" w:rsidP="004072C3">
            <w:pPr>
              <w:rPr>
                <w:b/>
                <w:bCs/>
              </w:rPr>
            </w:pPr>
            <w:r w:rsidRPr="00CE64DF">
              <w:rPr>
                <w:b/>
                <w:bCs/>
              </w:rPr>
              <w:lastRenderedPageBreak/>
              <w:t>dean</w:t>
            </w:r>
          </w:p>
        </w:tc>
        <w:tc>
          <w:tcPr>
            <w:tcW w:w="1530" w:type="dxa"/>
            <w:tcPrChange w:id="382" w:author="Nguyen Viet Thai 20153356" w:date="2020-02-16T16:36:00Z">
              <w:tcPr>
                <w:tcW w:w="1530" w:type="dxa"/>
              </w:tcPr>
            </w:tcPrChange>
          </w:tcPr>
          <w:p w14:paraId="66B39503" w14:textId="77777777" w:rsidR="004072C3" w:rsidRPr="00CE64DF" w:rsidRDefault="004072C3" w:rsidP="004072C3">
            <w:pPr>
              <w:rPr>
                <w:b/>
                <w:bCs/>
              </w:rPr>
            </w:pPr>
            <w:r w:rsidRPr="00CE64DF">
              <w:rPr>
                <w:i/>
                <w:iCs/>
              </w:rPr>
              <w:t>ObjectId</w:t>
            </w:r>
          </w:p>
        </w:tc>
        <w:tc>
          <w:tcPr>
            <w:tcW w:w="4057" w:type="dxa"/>
            <w:tcPrChange w:id="383" w:author="Nguyen Viet Thai 20153356" w:date="2020-02-16T16:36:00Z">
              <w:tcPr>
                <w:tcW w:w="3955" w:type="dxa"/>
              </w:tcPr>
            </w:tcPrChange>
          </w:tcPr>
          <w:p w14:paraId="1268775F" w14:textId="77777777" w:rsidR="004072C3" w:rsidRPr="00CE64DF" w:rsidRDefault="004072C3" w:rsidP="004072C3">
            <w:pPr>
              <w:rPr>
                <w:b/>
                <w:bCs/>
              </w:rPr>
            </w:pPr>
            <w:r w:rsidRPr="00CE64DF">
              <w:t>Trưởng đơn vị, phòng ban</w:t>
            </w:r>
          </w:p>
        </w:tc>
      </w:tr>
      <w:tr w:rsidR="004072C3" w:rsidRPr="00CE64DF" w14:paraId="60DD708D" w14:textId="77777777" w:rsidTr="00704D67">
        <w:tc>
          <w:tcPr>
            <w:tcW w:w="1620" w:type="dxa"/>
            <w:tcPrChange w:id="384" w:author="Nguyen Viet Thai 20153356" w:date="2020-02-16T16:36:00Z">
              <w:tcPr>
                <w:tcW w:w="2430" w:type="dxa"/>
              </w:tcPr>
            </w:tcPrChange>
          </w:tcPr>
          <w:p w14:paraId="5435B0F7" w14:textId="77777777" w:rsidR="004072C3" w:rsidRPr="00CE64DF" w:rsidRDefault="004072C3" w:rsidP="004072C3">
            <w:pPr>
              <w:rPr>
                <w:b/>
                <w:bCs/>
              </w:rPr>
            </w:pPr>
            <w:r w:rsidRPr="00CE64DF">
              <w:rPr>
                <w:b/>
                <w:bCs/>
              </w:rPr>
              <w:t>vice_dean</w:t>
            </w:r>
          </w:p>
        </w:tc>
        <w:tc>
          <w:tcPr>
            <w:tcW w:w="1530" w:type="dxa"/>
            <w:tcPrChange w:id="385" w:author="Nguyen Viet Thai 20153356" w:date="2020-02-16T16:36:00Z">
              <w:tcPr>
                <w:tcW w:w="1530" w:type="dxa"/>
              </w:tcPr>
            </w:tcPrChange>
          </w:tcPr>
          <w:p w14:paraId="2AD2CACC" w14:textId="77777777" w:rsidR="004072C3" w:rsidRPr="00CE64DF" w:rsidRDefault="004072C3" w:rsidP="004072C3">
            <w:pPr>
              <w:rPr>
                <w:b/>
                <w:bCs/>
              </w:rPr>
            </w:pPr>
            <w:r w:rsidRPr="00CE64DF">
              <w:rPr>
                <w:i/>
                <w:iCs/>
              </w:rPr>
              <w:t>ObjectId</w:t>
            </w:r>
          </w:p>
        </w:tc>
        <w:tc>
          <w:tcPr>
            <w:tcW w:w="4057" w:type="dxa"/>
            <w:tcPrChange w:id="386" w:author="Nguyen Viet Thai 20153356" w:date="2020-02-16T16:36:00Z">
              <w:tcPr>
                <w:tcW w:w="3955" w:type="dxa"/>
              </w:tcPr>
            </w:tcPrChange>
          </w:tcPr>
          <w:p w14:paraId="73BAD07E" w14:textId="77777777" w:rsidR="004072C3" w:rsidRPr="00CE64DF" w:rsidRDefault="004072C3" w:rsidP="004072C3">
            <w:pPr>
              <w:rPr>
                <w:b/>
                <w:bCs/>
              </w:rPr>
            </w:pPr>
            <w:r w:rsidRPr="00CE64DF">
              <w:t>Phó đơn vị, phòng ban</w:t>
            </w:r>
          </w:p>
        </w:tc>
      </w:tr>
      <w:tr w:rsidR="004072C3" w:rsidRPr="00CE64DF" w14:paraId="7C49F5C9" w14:textId="77777777" w:rsidTr="00704D67">
        <w:tc>
          <w:tcPr>
            <w:tcW w:w="1620" w:type="dxa"/>
            <w:tcPrChange w:id="387" w:author="Nguyen Viet Thai 20153356" w:date="2020-02-16T16:36:00Z">
              <w:tcPr>
                <w:tcW w:w="2430" w:type="dxa"/>
              </w:tcPr>
            </w:tcPrChange>
          </w:tcPr>
          <w:p w14:paraId="2A33B7F3" w14:textId="77777777" w:rsidR="004072C3" w:rsidRPr="00CE64DF" w:rsidRDefault="004072C3" w:rsidP="004072C3">
            <w:pPr>
              <w:rPr>
                <w:b/>
                <w:bCs/>
              </w:rPr>
            </w:pPr>
            <w:r w:rsidRPr="00CE64DF">
              <w:rPr>
                <w:b/>
                <w:bCs/>
              </w:rPr>
              <w:t>employee</w:t>
            </w:r>
          </w:p>
        </w:tc>
        <w:tc>
          <w:tcPr>
            <w:tcW w:w="1530" w:type="dxa"/>
            <w:tcPrChange w:id="388" w:author="Nguyen Viet Thai 20153356" w:date="2020-02-16T16:36:00Z">
              <w:tcPr>
                <w:tcW w:w="1530" w:type="dxa"/>
              </w:tcPr>
            </w:tcPrChange>
          </w:tcPr>
          <w:p w14:paraId="1D24C03E" w14:textId="77777777" w:rsidR="004072C3" w:rsidRPr="00CE64DF" w:rsidRDefault="004072C3" w:rsidP="004072C3">
            <w:pPr>
              <w:rPr>
                <w:b/>
                <w:bCs/>
              </w:rPr>
            </w:pPr>
            <w:r w:rsidRPr="00CE64DF">
              <w:rPr>
                <w:i/>
                <w:iCs/>
              </w:rPr>
              <w:t>ObjectId</w:t>
            </w:r>
          </w:p>
        </w:tc>
        <w:tc>
          <w:tcPr>
            <w:tcW w:w="4057" w:type="dxa"/>
            <w:tcPrChange w:id="389" w:author="Nguyen Viet Thai 20153356" w:date="2020-02-16T16:36:00Z">
              <w:tcPr>
                <w:tcW w:w="3955" w:type="dxa"/>
              </w:tcPr>
            </w:tcPrChange>
          </w:tcPr>
          <w:p w14:paraId="25EFD1A2" w14:textId="1E07AFFF" w:rsidR="004072C3" w:rsidRPr="00CE64DF" w:rsidRDefault="004072C3" w:rsidP="004072C3">
            <w:pPr>
              <w:rPr>
                <w:b/>
                <w:bCs/>
              </w:rPr>
            </w:pPr>
            <w:r w:rsidRPr="00CE64DF">
              <w:t>Nhân viên trong đ</w:t>
            </w:r>
            <w:ins w:id="390" w:author="Nguyen Viet Thai 20153356" w:date="2020-02-16T16:37:00Z">
              <w:r w:rsidR="00704D67">
                <w:t>ơn</w:t>
              </w:r>
            </w:ins>
            <w:del w:id="391" w:author="Nguyen Viet Thai 20153356" w:date="2020-02-16T16:37:00Z">
              <w:r w:rsidRPr="00CE64DF" w:rsidDel="00704D67">
                <w:delText>ơn</w:delText>
              </w:r>
            </w:del>
            <w:r w:rsidRPr="00CE64DF">
              <w:t xml:space="preserve"> </w:t>
            </w:r>
            <w:ins w:id="392" w:author="Nguyen Viet Thai 20153356" w:date="2020-02-16T16:37:00Z">
              <w:r w:rsidR="00704D67">
                <w:t>vị</w:t>
              </w:r>
            </w:ins>
            <w:del w:id="393" w:author="Nguyen Viet Thai 20153356" w:date="2020-02-16T16:37:00Z">
              <w:r w:rsidRPr="00CE64DF" w:rsidDel="00704D67">
                <w:delText>vi</w:delText>
              </w:r>
            </w:del>
            <w:r w:rsidRPr="00CE64DF">
              <w:t>, phòng ban</w:t>
            </w:r>
          </w:p>
        </w:tc>
      </w:tr>
      <w:tr w:rsidR="004072C3" w:rsidRPr="00CE64DF" w14:paraId="36C5BE62" w14:textId="77777777" w:rsidTr="00704D67">
        <w:tc>
          <w:tcPr>
            <w:tcW w:w="1620" w:type="dxa"/>
            <w:tcPrChange w:id="394" w:author="Nguyen Viet Thai 20153356" w:date="2020-02-16T16:36:00Z">
              <w:tcPr>
                <w:tcW w:w="2430" w:type="dxa"/>
              </w:tcPr>
            </w:tcPrChange>
          </w:tcPr>
          <w:p w14:paraId="3C671A3A" w14:textId="77777777" w:rsidR="004072C3" w:rsidRPr="00CE64DF" w:rsidRDefault="004072C3" w:rsidP="004072C3">
            <w:pPr>
              <w:rPr>
                <w:b/>
                <w:bCs/>
              </w:rPr>
            </w:pPr>
            <w:r w:rsidRPr="00CE64DF">
              <w:rPr>
                <w:b/>
                <w:bCs/>
              </w:rPr>
              <w:t>parent</w:t>
            </w:r>
          </w:p>
        </w:tc>
        <w:tc>
          <w:tcPr>
            <w:tcW w:w="1530" w:type="dxa"/>
            <w:tcPrChange w:id="395" w:author="Nguyen Viet Thai 20153356" w:date="2020-02-16T16:36:00Z">
              <w:tcPr>
                <w:tcW w:w="1530" w:type="dxa"/>
              </w:tcPr>
            </w:tcPrChange>
          </w:tcPr>
          <w:p w14:paraId="5A6606CC" w14:textId="77777777" w:rsidR="004072C3" w:rsidRPr="00CE64DF" w:rsidRDefault="004072C3" w:rsidP="004072C3">
            <w:pPr>
              <w:rPr>
                <w:b/>
                <w:bCs/>
              </w:rPr>
            </w:pPr>
            <w:r w:rsidRPr="00CE64DF">
              <w:rPr>
                <w:i/>
                <w:iCs/>
              </w:rPr>
              <w:t>ObjectId</w:t>
            </w:r>
          </w:p>
        </w:tc>
        <w:tc>
          <w:tcPr>
            <w:tcW w:w="4057" w:type="dxa"/>
            <w:tcPrChange w:id="396" w:author="Nguyen Viet Thai 20153356" w:date="2020-02-16T16:36:00Z">
              <w:tcPr>
                <w:tcW w:w="3955" w:type="dxa"/>
              </w:tcPr>
            </w:tcPrChange>
          </w:tcPr>
          <w:p w14:paraId="171FB740" w14:textId="77777777" w:rsidR="004072C3" w:rsidRPr="00CE64DF" w:rsidRDefault="004072C3" w:rsidP="004072C3">
            <w:r w:rsidRPr="00CE64DF">
              <w:t>Đơn vị cha của đơn vị hiện tại</w:t>
            </w:r>
          </w:p>
        </w:tc>
      </w:tr>
    </w:tbl>
    <w:p w14:paraId="5B258EEA" w14:textId="77777777" w:rsidR="004072C3" w:rsidRPr="00CE64DF" w:rsidRDefault="004072C3" w:rsidP="004072C3">
      <w:pPr>
        <w:rPr>
          <w:b/>
          <w:bCs/>
        </w:rPr>
      </w:pPr>
    </w:p>
    <w:p w14:paraId="4AE894A1" w14:textId="7075E5A5" w:rsidR="004072C3" w:rsidRPr="00CE64DF" w:rsidRDefault="004072C3" w:rsidP="004072C3">
      <w:pPr>
        <w:rPr>
          <w:i/>
          <w:iCs/>
          <w:color w:val="7F7F7F" w:themeColor="text1" w:themeTint="80"/>
        </w:rPr>
      </w:pPr>
      <w:r w:rsidRPr="00CE64DF">
        <w:t>Mỗi một đ</w:t>
      </w:r>
      <w:ins w:id="397" w:author="Microsoft Office User" w:date="2020-02-16T09:16:00Z">
        <w:r w:rsidR="004A7698">
          <w:t>ơ</w:t>
        </w:r>
      </w:ins>
      <w:del w:id="398" w:author="Microsoft Office User" w:date="2020-02-16T09:16:00Z">
        <w:r w:rsidRPr="00CE64DF" w:rsidDel="004A7698">
          <w:delText>ợ</w:delText>
        </w:r>
      </w:del>
      <w:r w:rsidRPr="00CE64DF">
        <w:t>n vị - phòng ban sẽ có 3 RoleChucDanh (</w:t>
      </w:r>
      <w:del w:id="399" w:author="Nguyen Viet Thai 20153356" w:date="2020-02-17T08:57:00Z">
        <w:r w:rsidRPr="00CE64DF" w:rsidDel="00411786">
          <w:delText xml:space="preserve"> </w:delText>
        </w:r>
      </w:del>
      <w:r w:rsidRPr="00CE64DF">
        <w:t>Dean, ViceDean, Employee</w:t>
      </w:r>
      <w:del w:id="400" w:author="Nguyen Viet Thai 20153356" w:date="2020-02-17T08:57:00Z">
        <w:r w:rsidRPr="00CE64DF" w:rsidDel="00411786">
          <w:delText xml:space="preserve"> </w:delText>
        </w:r>
      </w:del>
      <w:r w:rsidRPr="00CE64DF">
        <w:t>) được khởi tạo khi một đơn vị - phòng ban mới được tạo ra. Những role này được liên kết đến collection Role để lấy được thông tin về RoleChucDanh và từ role đó có thể lấy được những tài khoản có RoleChucDanh này</w:t>
      </w:r>
      <w:r w:rsidRPr="00CE64DF">
        <w:rPr>
          <w:color w:val="7F7F7F" w:themeColor="text1" w:themeTint="80"/>
        </w:rPr>
        <w:t xml:space="preserve">.(* </w:t>
      </w:r>
      <w:r w:rsidRPr="00CE64DF">
        <w:rPr>
          <w:i/>
          <w:iCs/>
          <w:color w:val="7F7F7F" w:themeColor="text1" w:themeTint="80"/>
        </w:rPr>
        <w:t>Ví dụ cụ thể cho mối liên hệ giữa department – role – user sẽ được trình bày trong phần mô tả cấu trúc thư mục và cách tạo một module).</w:t>
      </w:r>
    </w:p>
    <w:p w14:paraId="579AB45C" w14:textId="77777777" w:rsidR="004072C3" w:rsidRPr="00CE64DF" w:rsidRDefault="004072C3" w:rsidP="004072C3">
      <w:pPr>
        <w:rPr>
          <w:b/>
          <w:bCs/>
        </w:rPr>
      </w:pPr>
    </w:p>
    <w:p w14:paraId="38AEBBE9" w14:textId="77777777" w:rsidR="004072C3" w:rsidRDefault="004072C3" w:rsidP="004072C3">
      <w:pPr>
        <w:pStyle w:val="Heading4"/>
      </w:pPr>
      <w:r w:rsidRPr="00CE64DF">
        <w:t xml:space="preserve">Privilege : </w:t>
      </w:r>
    </w:p>
    <w:p w14:paraId="65061F63" w14:textId="75898B37" w:rsidR="004072C3" w:rsidRPr="00A61EA1" w:rsidRDefault="004072C3" w:rsidP="004072C3">
      <w:pPr>
        <w:rPr>
          <w:b/>
          <w:bCs/>
          <w:lang w:val="vi-VN"/>
        </w:rPr>
      </w:pPr>
      <w:r w:rsidRPr="00A61EA1">
        <w:rPr>
          <w:lang w:val="vi-VN"/>
        </w:rPr>
        <w:t xml:space="preserve">chứa phân quyền của từng role ứng với một tài nguyên cụ thể. </w:t>
      </w:r>
    </w:p>
    <w:tbl>
      <w:tblPr>
        <w:tblStyle w:val="TableGrid"/>
        <w:tblW w:w="0" w:type="auto"/>
        <w:tblInd w:w="108" w:type="dxa"/>
        <w:tblLook w:val="04A0" w:firstRow="1" w:lastRow="0" w:firstColumn="1" w:lastColumn="0" w:noHBand="0" w:noVBand="1"/>
        <w:tblPrChange w:id="401" w:author="Nguyen Viet Thai 20153356" w:date="2020-02-16T16:46:00Z">
          <w:tblPr>
            <w:tblStyle w:val="TableGrid"/>
            <w:tblW w:w="0" w:type="auto"/>
            <w:tblInd w:w="1435" w:type="dxa"/>
            <w:tblLook w:val="04A0" w:firstRow="1" w:lastRow="0" w:firstColumn="1" w:lastColumn="0" w:noHBand="0" w:noVBand="1"/>
          </w:tblPr>
        </w:tblPrChange>
      </w:tblPr>
      <w:tblGrid>
        <w:gridCol w:w="1704"/>
        <w:gridCol w:w="1056"/>
        <w:gridCol w:w="4350"/>
        <w:tblGridChange w:id="402">
          <w:tblGrid>
            <w:gridCol w:w="1741"/>
            <w:gridCol w:w="1519"/>
            <w:gridCol w:w="2620"/>
          </w:tblGrid>
        </w:tblGridChange>
      </w:tblGrid>
      <w:tr w:rsidR="004072C3" w:rsidRPr="00CE64DF" w14:paraId="2F5B1637" w14:textId="77777777" w:rsidTr="00C3448C">
        <w:tc>
          <w:tcPr>
            <w:tcW w:w="1704" w:type="dxa"/>
            <w:shd w:val="clear" w:color="auto" w:fill="9BBB59" w:themeFill="accent3"/>
            <w:tcPrChange w:id="403" w:author="Nguyen Viet Thai 20153356" w:date="2020-02-16T16:46:00Z">
              <w:tcPr>
                <w:tcW w:w="1890" w:type="dxa"/>
                <w:shd w:val="clear" w:color="auto" w:fill="9BBB59" w:themeFill="accent3"/>
              </w:tcPr>
            </w:tcPrChange>
          </w:tcPr>
          <w:p w14:paraId="36EEFD5F" w14:textId="77777777" w:rsidR="004072C3" w:rsidRPr="00CE64DF" w:rsidRDefault="004072C3" w:rsidP="004072C3">
            <w:pPr>
              <w:rPr>
                <w:b/>
                <w:bCs/>
              </w:rPr>
            </w:pPr>
            <w:r w:rsidRPr="00CE64DF">
              <w:rPr>
                <w:b/>
                <w:bCs/>
              </w:rPr>
              <w:t>Thuộc tính</w:t>
            </w:r>
          </w:p>
        </w:tc>
        <w:tc>
          <w:tcPr>
            <w:tcW w:w="1056" w:type="dxa"/>
            <w:shd w:val="clear" w:color="auto" w:fill="9BBB59" w:themeFill="accent3"/>
            <w:tcPrChange w:id="404" w:author="Nguyen Viet Thai 20153356" w:date="2020-02-16T16:46:00Z">
              <w:tcPr>
                <w:tcW w:w="2070" w:type="dxa"/>
                <w:shd w:val="clear" w:color="auto" w:fill="9BBB59" w:themeFill="accent3"/>
              </w:tcPr>
            </w:tcPrChange>
          </w:tcPr>
          <w:p w14:paraId="097AE847" w14:textId="77777777" w:rsidR="004072C3" w:rsidRPr="00CE64DF" w:rsidRDefault="004072C3" w:rsidP="004072C3">
            <w:pPr>
              <w:rPr>
                <w:b/>
                <w:bCs/>
              </w:rPr>
            </w:pPr>
            <w:r w:rsidRPr="00CE64DF">
              <w:rPr>
                <w:b/>
                <w:bCs/>
              </w:rPr>
              <w:t>Kiểu giá trị</w:t>
            </w:r>
          </w:p>
        </w:tc>
        <w:tc>
          <w:tcPr>
            <w:tcW w:w="4350" w:type="dxa"/>
            <w:shd w:val="clear" w:color="auto" w:fill="9BBB59" w:themeFill="accent3"/>
            <w:tcPrChange w:id="405" w:author="Nguyen Viet Thai 20153356" w:date="2020-02-16T16:46:00Z">
              <w:tcPr>
                <w:tcW w:w="3955" w:type="dxa"/>
                <w:shd w:val="clear" w:color="auto" w:fill="9BBB59" w:themeFill="accent3"/>
              </w:tcPr>
            </w:tcPrChange>
          </w:tcPr>
          <w:p w14:paraId="4B2D9933" w14:textId="77777777" w:rsidR="004072C3" w:rsidRPr="00CE64DF" w:rsidRDefault="004072C3" w:rsidP="004072C3">
            <w:pPr>
              <w:rPr>
                <w:b/>
                <w:bCs/>
              </w:rPr>
            </w:pPr>
            <w:r w:rsidRPr="00CE64DF">
              <w:rPr>
                <w:b/>
                <w:bCs/>
              </w:rPr>
              <w:t>Mô tả</w:t>
            </w:r>
          </w:p>
        </w:tc>
      </w:tr>
      <w:tr w:rsidR="004072C3" w:rsidRPr="00CE64DF" w14:paraId="5519E876" w14:textId="77777777" w:rsidTr="00C3448C">
        <w:tc>
          <w:tcPr>
            <w:tcW w:w="1704" w:type="dxa"/>
            <w:tcPrChange w:id="406" w:author="Nguyen Viet Thai 20153356" w:date="2020-02-16T16:46:00Z">
              <w:tcPr>
                <w:tcW w:w="1890" w:type="dxa"/>
              </w:tcPr>
            </w:tcPrChange>
          </w:tcPr>
          <w:p w14:paraId="547009E8" w14:textId="77777777" w:rsidR="004072C3" w:rsidRPr="00CE64DF" w:rsidRDefault="004072C3" w:rsidP="004072C3">
            <w:pPr>
              <w:rPr>
                <w:b/>
                <w:bCs/>
              </w:rPr>
            </w:pPr>
            <w:r w:rsidRPr="00CE64DF">
              <w:rPr>
                <w:b/>
                <w:bCs/>
              </w:rPr>
              <w:t>resourceId</w:t>
            </w:r>
          </w:p>
        </w:tc>
        <w:tc>
          <w:tcPr>
            <w:tcW w:w="1056" w:type="dxa"/>
            <w:tcPrChange w:id="407" w:author="Nguyen Viet Thai 20153356" w:date="2020-02-16T16:46:00Z">
              <w:tcPr>
                <w:tcW w:w="2070" w:type="dxa"/>
              </w:tcPr>
            </w:tcPrChange>
          </w:tcPr>
          <w:p w14:paraId="6938DF86" w14:textId="77777777" w:rsidR="004072C3" w:rsidRPr="00CE64DF" w:rsidRDefault="004072C3" w:rsidP="004072C3">
            <w:pPr>
              <w:rPr>
                <w:b/>
                <w:bCs/>
              </w:rPr>
            </w:pPr>
            <w:r w:rsidRPr="00CE64DF">
              <w:rPr>
                <w:i/>
                <w:iCs/>
              </w:rPr>
              <w:t>ObjectId</w:t>
            </w:r>
          </w:p>
        </w:tc>
        <w:tc>
          <w:tcPr>
            <w:tcW w:w="4350" w:type="dxa"/>
            <w:tcPrChange w:id="408" w:author="Nguyen Viet Thai 20153356" w:date="2020-02-16T16:46:00Z">
              <w:tcPr>
                <w:tcW w:w="3955" w:type="dxa"/>
              </w:tcPr>
            </w:tcPrChange>
          </w:tcPr>
          <w:p w14:paraId="45E3F424" w14:textId="77777777" w:rsidR="004072C3" w:rsidRPr="00CE64DF" w:rsidRDefault="004072C3" w:rsidP="004072C3">
            <w:pPr>
              <w:rPr>
                <w:b/>
                <w:bCs/>
              </w:rPr>
            </w:pPr>
            <w:r w:rsidRPr="00CE64DF">
              <w:t>ID của tài nguyên</w:t>
            </w:r>
          </w:p>
        </w:tc>
      </w:tr>
      <w:tr w:rsidR="004072C3" w:rsidRPr="00CE64DF" w14:paraId="4A215EDC" w14:textId="77777777" w:rsidTr="00C3448C">
        <w:tc>
          <w:tcPr>
            <w:tcW w:w="1704" w:type="dxa"/>
            <w:tcPrChange w:id="409" w:author="Nguyen Viet Thai 20153356" w:date="2020-02-16T16:46:00Z">
              <w:tcPr>
                <w:tcW w:w="1890" w:type="dxa"/>
              </w:tcPr>
            </w:tcPrChange>
          </w:tcPr>
          <w:p w14:paraId="5DF7D979" w14:textId="77777777" w:rsidR="004072C3" w:rsidRPr="00CE64DF" w:rsidRDefault="004072C3" w:rsidP="004072C3">
            <w:pPr>
              <w:rPr>
                <w:b/>
                <w:bCs/>
              </w:rPr>
            </w:pPr>
            <w:r w:rsidRPr="00CE64DF">
              <w:rPr>
                <w:b/>
                <w:bCs/>
              </w:rPr>
              <w:t>resourceType</w:t>
            </w:r>
          </w:p>
        </w:tc>
        <w:tc>
          <w:tcPr>
            <w:tcW w:w="1056" w:type="dxa"/>
            <w:tcPrChange w:id="410" w:author="Nguyen Viet Thai 20153356" w:date="2020-02-16T16:46:00Z">
              <w:tcPr>
                <w:tcW w:w="2070" w:type="dxa"/>
              </w:tcPr>
            </w:tcPrChange>
          </w:tcPr>
          <w:p w14:paraId="085ED24C" w14:textId="77777777" w:rsidR="004072C3" w:rsidRPr="00CE64DF" w:rsidRDefault="004072C3" w:rsidP="004072C3">
            <w:pPr>
              <w:rPr>
                <w:b/>
                <w:bCs/>
              </w:rPr>
            </w:pPr>
            <w:r w:rsidRPr="00CE64DF">
              <w:rPr>
                <w:i/>
                <w:iCs/>
              </w:rPr>
              <w:t>String</w:t>
            </w:r>
          </w:p>
        </w:tc>
        <w:tc>
          <w:tcPr>
            <w:tcW w:w="4350" w:type="dxa"/>
            <w:tcPrChange w:id="411" w:author="Nguyen Viet Thai 20153356" w:date="2020-02-16T16:46:00Z">
              <w:tcPr>
                <w:tcW w:w="3955" w:type="dxa"/>
              </w:tcPr>
            </w:tcPrChange>
          </w:tcPr>
          <w:p w14:paraId="38B67132" w14:textId="77777777" w:rsidR="004072C3" w:rsidRPr="00CE64DF" w:rsidRDefault="004072C3" w:rsidP="004072C3">
            <w:r w:rsidRPr="00CE64DF">
              <w:t>Loại tài nguyên</w:t>
            </w:r>
          </w:p>
        </w:tc>
      </w:tr>
      <w:tr w:rsidR="004072C3" w:rsidRPr="00CE64DF" w14:paraId="2E590F21" w14:textId="77777777" w:rsidTr="00C3448C">
        <w:tc>
          <w:tcPr>
            <w:tcW w:w="1704" w:type="dxa"/>
            <w:tcPrChange w:id="412" w:author="Nguyen Viet Thai 20153356" w:date="2020-02-16T16:46:00Z">
              <w:tcPr>
                <w:tcW w:w="1890" w:type="dxa"/>
              </w:tcPr>
            </w:tcPrChange>
          </w:tcPr>
          <w:p w14:paraId="7D40F3A3" w14:textId="77777777" w:rsidR="004072C3" w:rsidRPr="00CE64DF" w:rsidRDefault="004072C3" w:rsidP="004072C3">
            <w:pPr>
              <w:rPr>
                <w:b/>
                <w:bCs/>
              </w:rPr>
            </w:pPr>
            <w:r w:rsidRPr="00CE64DF">
              <w:rPr>
                <w:b/>
                <w:bCs/>
              </w:rPr>
              <w:t>roleId</w:t>
            </w:r>
          </w:p>
        </w:tc>
        <w:tc>
          <w:tcPr>
            <w:tcW w:w="1056" w:type="dxa"/>
            <w:tcPrChange w:id="413" w:author="Nguyen Viet Thai 20153356" w:date="2020-02-16T16:46:00Z">
              <w:tcPr>
                <w:tcW w:w="2070" w:type="dxa"/>
              </w:tcPr>
            </w:tcPrChange>
          </w:tcPr>
          <w:p w14:paraId="3FCFACA0" w14:textId="77777777" w:rsidR="004072C3" w:rsidRPr="00CE64DF" w:rsidRDefault="004072C3" w:rsidP="004072C3">
            <w:pPr>
              <w:rPr>
                <w:b/>
                <w:bCs/>
              </w:rPr>
            </w:pPr>
            <w:r w:rsidRPr="00CE64DF">
              <w:rPr>
                <w:i/>
                <w:iCs/>
              </w:rPr>
              <w:t>ObjectId</w:t>
            </w:r>
          </w:p>
        </w:tc>
        <w:tc>
          <w:tcPr>
            <w:tcW w:w="4350" w:type="dxa"/>
            <w:tcPrChange w:id="414" w:author="Nguyen Viet Thai 20153356" w:date="2020-02-16T16:46:00Z">
              <w:tcPr>
                <w:tcW w:w="3955" w:type="dxa"/>
              </w:tcPr>
            </w:tcPrChange>
          </w:tcPr>
          <w:p w14:paraId="1D1E4C12" w14:textId="77777777" w:rsidR="004072C3" w:rsidRPr="00CE64DF" w:rsidRDefault="004072C3" w:rsidP="004072C3">
            <w:pPr>
              <w:rPr>
                <w:b/>
                <w:bCs/>
              </w:rPr>
            </w:pPr>
            <w:r w:rsidRPr="00CE64DF">
              <w:t>Role tương ứng có quyền với tài nguyên</w:t>
            </w:r>
          </w:p>
        </w:tc>
      </w:tr>
      <w:tr w:rsidR="004072C3" w:rsidRPr="00CE64DF" w14:paraId="7141C989" w14:textId="77777777" w:rsidTr="00C3448C">
        <w:tc>
          <w:tcPr>
            <w:tcW w:w="1704" w:type="dxa"/>
            <w:tcPrChange w:id="415" w:author="Nguyen Viet Thai 20153356" w:date="2020-02-16T16:46:00Z">
              <w:tcPr>
                <w:tcW w:w="1890" w:type="dxa"/>
              </w:tcPr>
            </w:tcPrChange>
          </w:tcPr>
          <w:p w14:paraId="29A62E7F" w14:textId="77777777" w:rsidR="004072C3" w:rsidRPr="00CE64DF" w:rsidRDefault="004072C3" w:rsidP="004072C3">
            <w:pPr>
              <w:rPr>
                <w:b/>
                <w:bCs/>
              </w:rPr>
            </w:pPr>
            <w:r w:rsidRPr="00CE64DF">
              <w:rPr>
                <w:b/>
                <w:bCs/>
              </w:rPr>
              <w:t>action</w:t>
            </w:r>
          </w:p>
        </w:tc>
        <w:tc>
          <w:tcPr>
            <w:tcW w:w="1056" w:type="dxa"/>
            <w:tcPrChange w:id="416" w:author="Nguyen Viet Thai 20153356" w:date="2020-02-16T16:46:00Z">
              <w:tcPr>
                <w:tcW w:w="2070" w:type="dxa"/>
              </w:tcPr>
            </w:tcPrChange>
          </w:tcPr>
          <w:p w14:paraId="675278E1" w14:textId="77777777" w:rsidR="004072C3" w:rsidRPr="00CE64DF" w:rsidRDefault="004072C3" w:rsidP="004072C3">
            <w:pPr>
              <w:rPr>
                <w:b/>
                <w:bCs/>
              </w:rPr>
            </w:pPr>
            <w:r w:rsidRPr="00CE64DF">
              <w:rPr>
                <w:i/>
                <w:iCs/>
              </w:rPr>
              <w:t>ObjectId</w:t>
            </w:r>
          </w:p>
        </w:tc>
        <w:tc>
          <w:tcPr>
            <w:tcW w:w="4350" w:type="dxa"/>
            <w:tcPrChange w:id="417" w:author="Nguyen Viet Thai 20153356" w:date="2020-02-16T16:46:00Z">
              <w:tcPr>
                <w:tcW w:w="3955" w:type="dxa"/>
              </w:tcPr>
            </w:tcPrChange>
          </w:tcPr>
          <w:p w14:paraId="5C435D57" w14:textId="0B0BC383" w:rsidR="004072C3" w:rsidRDefault="00704D67">
            <w:pPr>
              <w:pStyle w:val="Table0"/>
              <w:rPr>
                <w:ins w:id="418" w:author="Nguyen Viet Thai 20153356" w:date="2020-02-16T16:48:00Z"/>
                <w:sz w:val="24"/>
                <w:szCs w:val="24"/>
              </w:rPr>
            </w:pPr>
            <w:ins w:id="419" w:author="Nguyen Viet Thai 20153356" w:date="2020-02-16T16:45:00Z">
              <w:r w:rsidRPr="00C3448C">
                <w:rPr>
                  <w:sz w:val="24"/>
                  <w:szCs w:val="24"/>
                  <w:rPrChange w:id="420" w:author="Nguyen Viet Thai 20153356" w:date="2020-02-16T16:47:00Z">
                    <w:rPr/>
                  </w:rPrChange>
                </w:rPr>
                <w:t>Đây là thuộc tính được thêm vào để xác đ</w:t>
              </w:r>
            </w:ins>
            <w:ins w:id="421" w:author="Nguyen Viet Thai 20153356" w:date="2020-02-16T16:46:00Z">
              <w:r w:rsidRPr="00C3448C">
                <w:rPr>
                  <w:sz w:val="24"/>
                  <w:szCs w:val="24"/>
                  <w:rPrChange w:id="422" w:author="Nguyen Viet Thai 20153356" w:date="2020-02-16T16:47:00Z">
                    <w:rPr/>
                  </w:rPrChange>
                </w:rPr>
                <w:t xml:space="preserve">ịnh rõ hơn mối quan </w:t>
              </w:r>
              <w:r w:rsidR="00C3448C" w:rsidRPr="00C3448C">
                <w:rPr>
                  <w:sz w:val="24"/>
                  <w:szCs w:val="24"/>
                  <w:rPrChange w:id="423" w:author="Nguyen Viet Thai 20153356" w:date="2020-02-16T16:47:00Z">
                    <w:rPr/>
                  </w:rPrChange>
                </w:rPr>
                <w:t>h</w:t>
              </w:r>
            </w:ins>
            <w:ins w:id="424" w:author="Nguyen Viet Thai 20153356" w:date="2020-02-16T16:47:00Z">
              <w:r w:rsidR="00C3448C" w:rsidRPr="00C3448C">
                <w:rPr>
                  <w:sz w:val="24"/>
                  <w:szCs w:val="24"/>
                  <w:rPrChange w:id="425" w:author="Nguyen Viet Thai 20153356" w:date="2020-02-16T16:47:00Z">
                    <w:rPr/>
                  </w:rPrChange>
                </w:rPr>
                <w:t xml:space="preserve">ệ giữa </w:t>
              </w:r>
            </w:ins>
            <w:ins w:id="426" w:author="Nguyen Viet Thai 20153356" w:date="2020-02-16T16:46:00Z">
              <w:r w:rsidRPr="00C3448C">
                <w:rPr>
                  <w:sz w:val="24"/>
                  <w:szCs w:val="24"/>
                  <w:rPrChange w:id="427" w:author="Nguyen Viet Thai 20153356" w:date="2020-02-16T16:47:00Z">
                    <w:rPr/>
                  </w:rPrChange>
                </w:rPr>
                <w:t>role (roleChucDanh, roleTuTao)</w:t>
              </w:r>
            </w:ins>
            <w:ins w:id="428" w:author="Nguyen Viet Thai 20153356" w:date="2020-02-16T16:47:00Z">
              <w:r w:rsidR="00C3448C">
                <w:rPr>
                  <w:sz w:val="24"/>
                  <w:szCs w:val="24"/>
                </w:rPr>
                <w:t xml:space="preserve"> với cái tài nguyên không </w:t>
              </w:r>
            </w:ins>
            <w:ins w:id="429" w:author="Nguyen Viet Thai 20153356" w:date="2020-02-16T16:48:00Z">
              <w:r w:rsidR="00C3448C">
                <w:rPr>
                  <w:sz w:val="24"/>
                  <w:szCs w:val="24"/>
                </w:rPr>
                <w:t>phải giao diện (link, component) như tài liệu, biểu mẫu, công văn,...</w:t>
              </w:r>
            </w:ins>
            <w:ins w:id="430" w:author="Nguyen Viet Thai 20153356" w:date="2020-02-16T16:49:00Z">
              <w:r w:rsidR="00C3448C">
                <w:rPr>
                  <w:sz w:val="24"/>
                  <w:szCs w:val="24"/>
                </w:rPr>
                <w:t>Khác với link, component thì các loại tài nguyên gắn liền với từng công ty( tài liệu, biểu mẫu..) cần rõ ràng hơn về vai</w:t>
              </w:r>
            </w:ins>
            <w:ins w:id="431" w:author="Nguyen Viet Thai 20153356" w:date="2020-02-16T16:50:00Z">
              <w:r w:rsidR="00C3448C">
                <w:rPr>
                  <w:sz w:val="24"/>
                  <w:szCs w:val="24"/>
                </w:rPr>
                <w:t xml:space="preserve"> trò của từng role như là</w:t>
              </w:r>
            </w:ins>
            <w:del w:id="432" w:author="Nguyen Viet Thai 20153356" w:date="2020-02-16T16:50:00Z">
              <w:r w:rsidR="004072C3" w:rsidRPr="00C3448C" w:rsidDel="00C3448C">
                <w:rPr>
                  <w:sz w:val="24"/>
                  <w:szCs w:val="24"/>
                  <w:rPrChange w:id="433" w:author="Nguyen Viet Thai 20153356" w:date="2020-02-16T16:47:00Z">
                    <w:rPr/>
                  </w:rPrChange>
                </w:rPr>
                <w:delText>Hành động tương ứng của role với tài nguyên</w:delText>
              </w:r>
            </w:del>
            <w:r w:rsidR="004072C3" w:rsidRPr="00C3448C">
              <w:rPr>
                <w:sz w:val="24"/>
                <w:szCs w:val="24"/>
                <w:rPrChange w:id="434" w:author="Nguyen Viet Thai 20153356" w:date="2020-02-16T16:47:00Z">
                  <w:rPr/>
                </w:rPrChange>
              </w:rPr>
              <w:t xml:space="preserve"> </w:t>
            </w:r>
            <w:ins w:id="435" w:author="Nguyen Viet Thai 20153356" w:date="2020-02-16T16:39:00Z">
              <w:r w:rsidRPr="00C3448C">
                <w:rPr>
                  <w:sz w:val="24"/>
                  <w:szCs w:val="24"/>
                  <w:rPrChange w:id="436" w:author="Nguyen Viet Thai 20153356" w:date="2020-02-16T16:47:00Z">
                    <w:rPr/>
                  </w:rPrChange>
                </w:rPr>
                <w:t xml:space="preserve">(xem, thêm, sửa, </w:t>
              </w:r>
              <w:r w:rsidRPr="00C3448C">
                <w:rPr>
                  <w:sz w:val="24"/>
                  <w:szCs w:val="24"/>
                  <w:rPrChange w:id="437" w:author="Nguyen Viet Thai 20153356" w:date="2020-02-16T16:47:00Z">
                    <w:rPr/>
                  </w:rPrChange>
                </w:rPr>
                <w:lastRenderedPageBreak/>
                <w:t>xóa)</w:t>
              </w:r>
            </w:ins>
            <w:ins w:id="438" w:author="Nguyen Viet Thai 20153356" w:date="2020-02-16T16:48:00Z">
              <w:r w:rsidR="00C3448C">
                <w:rPr>
                  <w:sz w:val="24"/>
                  <w:szCs w:val="24"/>
                </w:rPr>
                <w:t>.</w:t>
              </w:r>
            </w:ins>
            <w:ins w:id="439" w:author="Nguyen Viet Thai 20153356" w:date="2020-02-16T16:51:00Z">
              <w:r w:rsidR="00C3448C">
                <w:rPr>
                  <w:sz w:val="24"/>
                  <w:szCs w:val="24"/>
                </w:rPr>
                <w:t xml:space="preserve"> Đối với RoleAbstract </w:t>
              </w:r>
            </w:ins>
            <w:ins w:id="440" w:author="Nguyen Viet Thai 20153356" w:date="2020-02-16T17:01:00Z">
              <w:r w:rsidR="00225839">
                <w:rPr>
                  <w:sz w:val="24"/>
                  <w:szCs w:val="24"/>
                </w:rPr>
                <w:t>(giá trị mặc định sẽ là NULL – không phải có nghĩa là không có quyền với tài nguy</w:t>
              </w:r>
            </w:ins>
            <w:ins w:id="441" w:author="Nguyen Viet Thai 20153356" w:date="2020-02-16T17:02:00Z">
              <w:r w:rsidR="00225839">
                <w:rPr>
                  <w:sz w:val="24"/>
                  <w:szCs w:val="24"/>
                </w:rPr>
                <w:t>ên mà là không cần chia rõ ràng vai trò của role với tài nguyên đó</w:t>
              </w:r>
            </w:ins>
            <w:ins w:id="442" w:author="Nguyen Viet Thai 20153356" w:date="2020-02-16T17:01:00Z">
              <w:r w:rsidR="00225839">
                <w:rPr>
                  <w:sz w:val="24"/>
                  <w:szCs w:val="24"/>
                </w:rPr>
                <w:t xml:space="preserve"> ) </w:t>
              </w:r>
            </w:ins>
            <w:ins w:id="443" w:author="Nguyen Viet Thai 20153356" w:date="2020-02-16T16:51:00Z">
              <w:r w:rsidR="00C3448C">
                <w:rPr>
                  <w:sz w:val="24"/>
                  <w:szCs w:val="24"/>
                </w:rPr>
                <w:t>tương ứng với các loại tài nguyên về giao diện</w:t>
              </w:r>
            </w:ins>
            <w:ins w:id="444" w:author="Nguyen Viet Thai 20153356" w:date="2020-02-16T16:59:00Z">
              <w:r w:rsidR="00225839">
                <w:rPr>
                  <w:sz w:val="24"/>
                  <w:szCs w:val="24"/>
                </w:rPr>
                <w:t xml:space="preserve"> thì ta không cần đến thuộc tính này vì mặc định các RoleAb</w:t>
              </w:r>
            </w:ins>
            <w:ins w:id="445" w:author="Nguyen Viet Thai 20153356" w:date="2020-02-16T17:00:00Z">
              <w:r w:rsidR="00225839">
                <w:rPr>
                  <w:sz w:val="24"/>
                  <w:szCs w:val="24"/>
                </w:rPr>
                <w:t>tract sẽ có mọi quyền với các tài nguyên giao diện đó.</w:t>
              </w:r>
            </w:ins>
            <w:del w:id="446" w:author="Nguyen Viet Thai 20153356" w:date="2020-02-16T16:48:00Z">
              <w:r w:rsidR="004072C3" w:rsidRPr="00C3448C" w:rsidDel="00C3448C">
                <w:rPr>
                  <w:sz w:val="24"/>
                  <w:szCs w:val="24"/>
                  <w:rPrChange w:id="447" w:author="Nguyen Viet Thai 20153356" w:date="2020-02-16T16:47:00Z">
                    <w:rPr/>
                  </w:rPrChange>
                </w:rPr>
                <w:delText xml:space="preserve">– đối với loại RoleAbstract thì giá trị của action là </w:delText>
              </w:r>
              <w:r w:rsidR="004072C3" w:rsidRPr="00C3448C" w:rsidDel="00C3448C">
                <w:rPr>
                  <w:color w:val="E36C0A" w:themeColor="accent6" w:themeShade="BF"/>
                  <w:sz w:val="24"/>
                  <w:szCs w:val="24"/>
                  <w:rPrChange w:id="448" w:author="Nguyen Viet Thai 20153356" w:date="2020-02-16T16:47:00Z">
                    <w:rPr>
                      <w:color w:val="E36C0A" w:themeColor="accent6" w:themeShade="BF"/>
                    </w:rPr>
                  </w:rPrChange>
                </w:rPr>
                <w:delText>NULL</w:delText>
              </w:r>
            </w:del>
          </w:p>
          <w:p w14:paraId="61F43929" w14:textId="5EE6EDF3" w:rsidR="00C3448C" w:rsidRPr="00C80B9C" w:rsidRDefault="00C3448C">
            <w:pPr>
              <w:pStyle w:val="Table0"/>
              <w:rPr>
                <w:b/>
                <w:bCs/>
              </w:rPr>
              <w:pPrChange w:id="449" w:author="Nguyen Viet Thai 20153356" w:date="2020-02-16T16:47:00Z">
                <w:pPr/>
              </w:pPrChange>
            </w:pPr>
          </w:p>
        </w:tc>
      </w:tr>
    </w:tbl>
    <w:p w14:paraId="03DD7F57" w14:textId="77777777" w:rsidR="004072C3" w:rsidRPr="00CE64DF" w:rsidRDefault="004072C3" w:rsidP="004072C3">
      <w:pPr>
        <w:rPr>
          <w:b/>
          <w:bCs/>
        </w:rPr>
      </w:pPr>
    </w:p>
    <w:p w14:paraId="636AD5BD" w14:textId="77777777" w:rsidR="004072C3" w:rsidRPr="00CE64DF" w:rsidRDefault="004072C3" w:rsidP="004072C3">
      <w:r w:rsidRPr="00CE64DF">
        <w:t>Bản chất giữa Role và các loại tài nguyên (</w:t>
      </w:r>
      <w:del w:id="450" w:author="Nguyen Viet Thai 20153356" w:date="2020-02-17T08:57:00Z">
        <w:r w:rsidRPr="00CE64DF" w:rsidDel="00411786">
          <w:delText xml:space="preserve"> </w:delText>
        </w:r>
      </w:del>
      <w:r w:rsidRPr="00CE64DF">
        <w:t>Resource</w:t>
      </w:r>
      <w:del w:id="451" w:author="Nguyen Viet Thai 20153356" w:date="2020-02-17T08:57:00Z">
        <w:r w:rsidRPr="00CE64DF" w:rsidDel="00411786">
          <w:delText xml:space="preserve"> </w:delText>
        </w:r>
      </w:del>
      <w:r w:rsidRPr="00CE64DF">
        <w:t>) có mối quan hệ nhiều – nhiều =&gt; Collection này có tính chất như một bảng trung gian có chức năng giống với collection UserRole ở trên . Privilege sẽ đảm nhận nhiệm vụ lưu các cặp dữ liệu Role – Resource (</w:t>
      </w:r>
      <w:del w:id="452" w:author="Nguyen Viet Thai 20153356" w:date="2020-02-17T08:57:00Z">
        <w:r w:rsidRPr="00CE64DF" w:rsidDel="00411786">
          <w:delText xml:space="preserve"> </w:delText>
        </w:r>
      </w:del>
      <w:r w:rsidRPr="00CE64DF">
        <w:t>tài nguyên ở đây có thể là các trang - Link , các button trên giao diện của người dùng - Component, các biểu mẫu công việc – TaskTemplate ,… vv ).</w:t>
      </w:r>
    </w:p>
    <w:p w14:paraId="1496A927" w14:textId="77777777" w:rsidR="004072C3" w:rsidRPr="00CE64DF" w:rsidRDefault="004072C3" w:rsidP="004072C3">
      <w:pPr>
        <w:rPr>
          <w:i/>
          <w:iCs/>
        </w:rPr>
      </w:pPr>
    </w:p>
    <w:p w14:paraId="171C8161" w14:textId="77777777" w:rsidR="004072C3" w:rsidRDefault="004072C3" w:rsidP="004072C3">
      <w:pPr>
        <w:pStyle w:val="Heading4"/>
      </w:pPr>
      <w:r w:rsidRPr="00CE64DF">
        <w:t xml:space="preserve">Link : </w:t>
      </w:r>
    </w:p>
    <w:p w14:paraId="72E3E973" w14:textId="226BA819" w:rsidR="004072C3" w:rsidRPr="00A61EA1" w:rsidRDefault="004072C3" w:rsidP="004072C3">
      <w:pPr>
        <w:rPr>
          <w:b/>
          <w:bCs/>
          <w:lang w:val="vi-VN"/>
        </w:rPr>
      </w:pPr>
      <w:r w:rsidRPr="00A61EA1">
        <w:rPr>
          <w:lang w:val="vi-VN"/>
        </w:rPr>
        <w:t>lưu trữ thông tin của các page của website hệ thống quản lý công việc.</w:t>
      </w:r>
    </w:p>
    <w:tbl>
      <w:tblPr>
        <w:tblStyle w:val="TableGrid"/>
        <w:tblW w:w="0" w:type="auto"/>
        <w:tblInd w:w="108" w:type="dxa"/>
        <w:tblLook w:val="04A0" w:firstRow="1" w:lastRow="0" w:firstColumn="1" w:lastColumn="0" w:noHBand="0" w:noVBand="1"/>
        <w:tblPrChange w:id="453" w:author="Nguyen Viet Thai 20153356" w:date="2020-02-16T17:08:00Z">
          <w:tblPr>
            <w:tblStyle w:val="TableGrid"/>
            <w:tblW w:w="0" w:type="auto"/>
            <w:tblInd w:w="1435" w:type="dxa"/>
            <w:tblLook w:val="04A0" w:firstRow="1" w:lastRow="0" w:firstColumn="1" w:lastColumn="0" w:noHBand="0" w:noVBand="1"/>
          </w:tblPr>
        </w:tblPrChange>
      </w:tblPr>
      <w:tblGrid>
        <w:gridCol w:w="1530"/>
        <w:gridCol w:w="1440"/>
        <w:gridCol w:w="4237"/>
        <w:tblGridChange w:id="454">
          <w:tblGrid>
            <w:gridCol w:w="1994"/>
            <w:gridCol w:w="1321"/>
            <w:gridCol w:w="2565"/>
          </w:tblGrid>
        </w:tblGridChange>
      </w:tblGrid>
      <w:tr w:rsidR="004072C3" w:rsidRPr="00CE64DF" w14:paraId="619A38C3" w14:textId="77777777" w:rsidTr="004D1433">
        <w:tc>
          <w:tcPr>
            <w:tcW w:w="1530" w:type="dxa"/>
            <w:shd w:val="clear" w:color="auto" w:fill="9BBB59" w:themeFill="accent3"/>
            <w:tcPrChange w:id="455" w:author="Nguyen Viet Thai 20153356" w:date="2020-02-16T17:08:00Z">
              <w:tcPr>
                <w:tcW w:w="2430" w:type="dxa"/>
                <w:shd w:val="clear" w:color="auto" w:fill="9BBB59" w:themeFill="accent3"/>
              </w:tcPr>
            </w:tcPrChange>
          </w:tcPr>
          <w:p w14:paraId="2C7FC808" w14:textId="77777777" w:rsidR="004072C3" w:rsidRPr="00CE64DF" w:rsidRDefault="004072C3" w:rsidP="004072C3">
            <w:pPr>
              <w:rPr>
                <w:b/>
                <w:bCs/>
              </w:rPr>
            </w:pPr>
            <w:r w:rsidRPr="00CE64DF">
              <w:rPr>
                <w:b/>
                <w:bCs/>
              </w:rPr>
              <w:t>Thuộc tính</w:t>
            </w:r>
          </w:p>
        </w:tc>
        <w:tc>
          <w:tcPr>
            <w:tcW w:w="1440" w:type="dxa"/>
            <w:shd w:val="clear" w:color="auto" w:fill="9BBB59" w:themeFill="accent3"/>
            <w:tcPrChange w:id="456" w:author="Nguyen Viet Thai 20153356" w:date="2020-02-16T17:08:00Z">
              <w:tcPr>
                <w:tcW w:w="1530" w:type="dxa"/>
                <w:shd w:val="clear" w:color="auto" w:fill="9BBB59" w:themeFill="accent3"/>
              </w:tcPr>
            </w:tcPrChange>
          </w:tcPr>
          <w:p w14:paraId="3D299A12" w14:textId="77777777" w:rsidR="004072C3" w:rsidRPr="00CE64DF" w:rsidRDefault="004072C3" w:rsidP="004072C3">
            <w:pPr>
              <w:rPr>
                <w:b/>
                <w:bCs/>
              </w:rPr>
            </w:pPr>
            <w:r w:rsidRPr="00CE64DF">
              <w:rPr>
                <w:b/>
                <w:bCs/>
              </w:rPr>
              <w:t>Kiểu giá trị</w:t>
            </w:r>
          </w:p>
        </w:tc>
        <w:tc>
          <w:tcPr>
            <w:tcW w:w="4237" w:type="dxa"/>
            <w:shd w:val="clear" w:color="auto" w:fill="9BBB59" w:themeFill="accent3"/>
            <w:tcPrChange w:id="457" w:author="Nguyen Viet Thai 20153356" w:date="2020-02-16T17:08:00Z">
              <w:tcPr>
                <w:tcW w:w="3955" w:type="dxa"/>
                <w:shd w:val="clear" w:color="auto" w:fill="9BBB59" w:themeFill="accent3"/>
              </w:tcPr>
            </w:tcPrChange>
          </w:tcPr>
          <w:p w14:paraId="0008831A" w14:textId="77777777" w:rsidR="004072C3" w:rsidRPr="00CE64DF" w:rsidRDefault="004072C3" w:rsidP="004072C3">
            <w:pPr>
              <w:rPr>
                <w:b/>
                <w:bCs/>
              </w:rPr>
            </w:pPr>
            <w:r w:rsidRPr="00CE64DF">
              <w:rPr>
                <w:b/>
                <w:bCs/>
              </w:rPr>
              <w:t>Mô tả</w:t>
            </w:r>
          </w:p>
        </w:tc>
      </w:tr>
      <w:tr w:rsidR="004072C3" w:rsidRPr="00CE64DF" w14:paraId="6032CFF5" w14:textId="77777777" w:rsidTr="004D1433">
        <w:tc>
          <w:tcPr>
            <w:tcW w:w="1530" w:type="dxa"/>
            <w:tcPrChange w:id="458" w:author="Nguyen Viet Thai 20153356" w:date="2020-02-16T17:08:00Z">
              <w:tcPr>
                <w:tcW w:w="2430" w:type="dxa"/>
              </w:tcPr>
            </w:tcPrChange>
          </w:tcPr>
          <w:p w14:paraId="74807325" w14:textId="77777777" w:rsidR="004072C3" w:rsidRPr="00CE64DF" w:rsidRDefault="004072C3" w:rsidP="004072C3">
            <w:pPr>
              <w:rPr>
                <w:b/>
                <w:bCs/>
              </w:rPr>
            </w:pPr>
            <w:r w:rsidRPr="00CE64DF">
              <w:rPr>
                <w:b/>
                <w:bCs/>
              </w:rPr>
              <w:t>_id</w:t>
            </w:r>
          </w:p>
        </w:tc>
        <w:tc>
          <w:tcPr>
            <w:tcW w:w="1440" w:type="dxa"/>
            <w:tcPrChange w:id="459" w:author="Nguyen Viet Thai 20153356" w:date="2020-02-16T17:08:00Z">
              <w:tcPr>
                <w:tcW w:w="1530" w:type="dxa"/>
              </w:tcPr>
            </w:tcPrChange>
          </w:tcPr>
          <w:p w14:paraId="7ECE45E7" w14:textId="77777777" w:rsidR="004072C3" w:rsidRPr="00CE64DF" w:rsidRDefault="004072C3" w:rsidP="004072C3">
            <w:pPr>
              <w:rPr>
                <w:b/>
                <w:bCs/>
              </w:rPr>
            </w:pPr>
            <w:r w:rsidRPr="00CE64DF">
              <w:rPr>
                <w:i/>
                <w:iCs/>
              </w:rPr>
              <w:t>ObjectId</w:t>
            </w:r>
          </w:p>
        </w:tc>
        <w:tc>
          <w:tcPr>
            <w:tcW w:w="4237" w:type="dxa"/>
            <w:tcPrChange w:id="460" w:author="Nguyen Viet Thai 20153356" w:date="2020-02-16T17:08:00Z">
              <w:tcPr>
                <w:tcW w:w="3955" w:type="dxa"/>
              </w:tcPr>
            </w:tcPrChange>
          </w:tcPr>
          <w:p w14:paraId="4A5CABAC" w14:textId="77777777" w:rsidR="004072C3" w:rsidRPr="00CE64DF" w:rsidRDefault="004072C3" w:rsidP="004072C3">
            <w:pPr>
              <w:rPr>
                <w:b/>
                <w:bCs/>
              </w:rPr>
            </w:pPr>
            <w:r w:rsidRPr="00CE64DF">
              <w:t>ID trang page</w:t>
            </w:r>
          </w:p>
        </w:tc>
      </w:tr>
      <w:tr w:rsidR="004072C3" w:rsidRPr="00CE64DF" w14:paraId="3017AA61" w14:textId="77777777" w:rsidTr="004D1433">
        <w:tc>
          <w:tcPr>
            <w:tcW w:w="1530" w:type="dxa"/>
            <w:tcPrChange w:id="461" w:author="Nguyen Viet Thai 20153356" w:date="2020-02-16T17:08:00Z">
              <w:tcPr>
                <w:tcW w:w="2430" w:type="dxa"/>
              </w:tcPr>
            </w:tcPrChange>
          </w:tcPr>
          <w:p w14:paraId="1860C81E" w14:textId="77777777" w:rsidR="004072C3" w:rsidRPr="00CE64DF" w:rsidRDefault="004072C3" w:rsidP="004072C3">
            <w:pPr>
              <w:rPr>
                <w:b/>
                <w:bCs/>
              </w:rPr>
            </w:pPr>
            <w:r w:rsidRPr="00CE64DF">
              <w:rPr>
                <w:b/>
                <w:bCs/>
              </w:rPr>
              <w:t>url</w:t>
            </w:r>
          </w:p>
        </w:tc>
        <w:tc>
          <w:tcPr>
            <w:tcW w:w="1440" w:type="dxa"/>
            <w:tcPrChange w:id="462" w:author="Nguyen Viet Thai 20153356" w:date="2020-02-16T17:08:00Z">
              <w:tcPr>
                <w:tcW w:w="1530" w:type="dxa"/>
              </w:tcPr>
            </w:tcPrChange>
          </w:tcPr>
          <w:p w14:paraId="53E9DFC5" w14:textId="77777777" w:rsidR="004072C3" w:rsidRPr="00CE64DF" w:rsidRDefault="004072C3" w:rsidP="004072C3">
            <w:pPr>
              <w:rPr>
                <w:b/>
                <w:bCs/>
              </w:rPr>
            </w:pPr>
            <w:r w:rsidRPr="00CE64DF">
              <w:rPr>
                <w:i/>
                <w:iCs/>
              </w:rPr>
              <w:t>String</w:t>
            </w:r>
          </w:p>
        </w:tc>
        <w:tc>
          <w:tcPr>
            <w:tcW w:w="4237" w:type="dxa"/>
            <w:tcPrChange w:id="463" w:author="Nguyen Viet Thai 20153356" w:date="2020-02-16T17:08:00Z">
              <w:tcPr>
                <w:tcW w:w="3955" w:type="dxa"/>
              </w:tcPr>
            </w:tcPrChange>
          </w:tcPr>
          <w:p w14:paraId="4E3A5D3C" w14:textId="77777777" w:rsidR="004072C3" w:rsidRPr="00CE64DF" w:rsidRDefault="004072C3" w:rsidP="004072C3">
            <w:r w:rsidRPr="00CE64DF">
              <w:t>URL của page</w:t>
            </w:r>
          </w:p>
        </w:tc>
      </w:tr>
      <w:tr w:rsidR="004072C3" w:rsidRPr="00CE64DF" w14:paraId="70CD66BD" w14:textId="77777777" w:rsidTr="004D1433">
        <w:tc>
          <w:tcPr>
            <w:tcW w:w="1530" w:type="dxa"/>
            <w:tcPrChange w:id="464" w:author="Nguyen Viet Thai 20153356" w:date="2020-02-16T17:08:00Z">
              <w:tcPr>
                <w:tcW w:w="2430" w:type="dxa"/>
              </w:tcPr>
            </w:tcPrChange>
          </w:tcPr>
          <w:p w14:paraId="16F00E14" w14:textId="77777777" w:rsidR="004072C3" w:rsidRPr="00CE64DF" w:rsidRDefault="004072C3" w:rsidP="004072C3">
            <w:pPr>
              <w:rPr>
                <w:b/>
                <w:bCs/>
              </w:rPr>
            </w:pPr>
            <w:r w:rsidRPr="00CE64DF">
              <w:rPr>
                <w:b/>
                <w:bCs/>
              </w:rPr>
              <w:t>company</w:t>
            </w:r>
          </w:p>
        </w:tc>
        <w:tc>
          <w:tcPr>
            <w:tcW w:w="1440" w:type="dxa"/>
            <w:tcPrChange w:id="465" w:author="Nguyen Viet Thai 20153356" w:date="2020-02-16T17:08:00Z">
              <w:tcPr>
                <w:tcW w:w="1530" w:type="dxa"/>
              </w:tcPr>
            </w:tcPrChange>
          </w:tcPr>
          <w:p w14:paraId="1258C9A5" w14:textId="77777777" w:rsidR="004072C3" w:rsidRPr="00CE64DF" w:rsidRDefault="004072C3" w:rsidP="004072C3">
            <w:pPr>
              <w:rPr>
                <w:b/>
                <w:bCs/>
              </w:rPr>
            </w:pPr>
            <w:r w:rsidRPr="00CE64DF">
              <w:rPr>
                <w:i/>
                <w:iCs/>
              </w:rPr>
              <w:t>ObjectId</w:t>
            </w:r>
          </w:p>
        </w:tc>
        <w:tc>
          <w:tcPr>
            <w:tcW w:w="4237" w:type="dxa"/>
            <w:tcPrChange w:id="466" w:author="Nguyen Viet Thai 20153356" w:date="2020-02-16T17:08:00Z">
              <w:tcPr>
                <w:tcW w:w="3955" w:type="dxa"/>
              </w:tcPr>
            </w:tcPrChange>
          </w:tcPr>
          <w:p w14:paraId="733C7124" w14:textId="77777777" w:rsidR="004072C3" w:rsidRPr="00CE64DF" w:rsidRDefault="004072C3" w:rsidP="004072C3">
            <w:pPr>
              <w:rPr>
                <w:b/>
                <w:bCs/>
              </w:rPr>
            </w:pPr>
            <w:r w:rsidRPr="00CE64DF">
              <w:t>Công ty chứa page này</w:t>
            </w:r>
          </w:p>
        </w:tc>
      </w:tr>
      <w:tr w:rsidR="004072C3" w:rsidRPr="00CE64DF" w14:paraId="02DABEC0" w14:textId="77777777" w:rsidTr="004D1433">
        <w:tc>
          <w:tcPr>
            <w:tcW w:w="1530" w:type="dxa"/>
            <w:tcPrChange w:id="467" w:author="Nguyen Viet Thai 20153356" w:date="2020-02-16T17:08:00Z">
              <w:tcPr>
                <w:tcW w:w="2430" w:type="dxa"/>
              </w:tcPr>
            </w:tcPrChange>
          </w:tcPr>
          <w:p w14:paraId="12EB59D3" w14:textId="77777777" w:rsidR="004072C3" w:rsidRPr="00CE64DF" w:rsidRDefault="004072C3" w:rsidP="004072C3">
            <w:pPr>
              <w:rPr>
                <w:b/>
                <w:bCs/>
              </w:rPr>
            </w:pPr>
            <w:r w:rsidRPr="00CE64DF">
              <w:rPr>
                <w:b/>
                <w:bCs/>
              </w:rPr>
              <w:t>description</w:t>
            </w:r>
          </w:p>
        </w:tc>
        <w:tc>
          <w:tcPr>
            <w:tcW w:w="1440" w:type="dxa"/>
            <w:tcPrChange w:id="468" w:author="Nguyen Viet Thai 20153356" w:date="2020-02-16T17:08:00Z">
              <w:tcPr>
                <w:tcW w:w="1530" w:type="dxa"/>
              </w:tcPr>
            </w:tcPrChange>
          </w:tcPr>
          <w:p w14:paraId="69E19C30" w14:textId="77777777" w:rsidR="004072C3" w:rsidRPr="00CE64DF" w:rsidRDefault="004072C3" w:rsidP="004072C3">
            <w:pPr>
              <w:rPr>
                <w:i/>
                <w:iCs/>
              </w:rPr>
            </w:pPr>
            <w:r w:rsidRPr="00CE64DF">
              <w:rPr>
                <w:i/>
                <w:iCs/>
              </w:rPr>
              <w:t>String</w:t>
            </w:r>
          </w:p>
        </w:tc>
        <w:tc>
          <w:tcPr>
            <w:tcW w:w="4237" w:type="dxa"/>
            <w:tcPrChange w:id="469" w:author="Nguyen Viet Thai 20153356" w:date="2020-02-16T17:08:00Z">
              <w:tcPr>
                <w:tcW w:w="3955" w:type="dxa"/>
              </w:tcPr>
            </w:tcPrChange>
          </w:tcPr>
          <w:p w14:paraId="0F31C18C" w14:textId="77777777" w:rsidR="004072C3" w:rsidRPr="00CE64DF" w:rsidRDefault="004072C3" w:rsidP="004072C3">
            <w:r w:rsidRPr="00CE64DF">
              <w:t>Mô tả</w:t>
            </w:r>
          </w:p>
        </w:tc>
      </w:tr>
      <w:tr w:rsidR="004072C3" w:rsidRPr="00CE64DF" w14:paraId="4C690C37" w14:textId="77777777" w:rsidTr="004D1433">
        <w:tc>
          <w:tcPr>
            <w:tcW w:w="1530" w:type="dxa"/>
            <w:tcPrChange w:id="470" w:author="Nguyen Viet Thai 20153356" w:date="2020-02-16T17:08:00Z">
              <w:tcPr>
                <w:tcW w:w="2430" w:type="dxa"/>
              </w:tcPr>
            </w:tcPrChange>
          </w:tcPr>
          <w:p w14:paraId="1CD489A5" w14:textId="77777777" w:rsidR="004072C3" w:rsidRPr="00CE64DF" w:rsidRDefault="004072C3" w:rsidP="004072C3">
            <w:pPr>
              <w:rPr>
                <w:b/>
                <w:bCs/>
              </w:rPr>
            </w:pPr>
            <w:r w:rsidRPr="00CE64DF">
              <w:rPr>
                <w:b/>
                <w:bCs/>
              </w:rPr>
              <w:t>components</w:t>
            </w:r>
          </w:p>
        </w:tc>
        <w:tc>
          <w:tcPr>
            <w:tcW w:w="1440" w:type="dxa"/>
            <w:tcPrChange w:id="471" w:author="Nguyen Viet Thai 20153356" w:date="2020-02-16T17:08:00Z">
              <w:tcPr>
                <w:tcW w:w="1530" w:type="dxa"/>
              </w:tcPr>
            </w:tcPrChange>
          </w:tcPr>
          <w:p w14:paraId="20B133C5" w14:textId="77777777" w:rsidR="004072C3" w:rsidRPr="00CE64DF" w:rsidRDefault="004072C3" w:rsidP="004072C3">
            <w:pPr>
              <w:rPr>
                <w:i/>
                <w:iCs/>
              </w:rPr>
            </w:pPr>
            <w:r w:rsidRPr="00CE64DF">
              <w:rPr>
                <w:i/>
                <w:iCs/>
              </w:rPr>
              <w:t>Array ObjectId</w:t>
            </w:r>
          </w:p>
        </w:tc>
        <w:tc>
          <w:tcPr>
            <w:tcW w:w="4237" w:type="dxa"/>
            <w:tcPrChange w:id="472" w:author="Nguyen Viet Thai 20153356" w:date="2020-02-16T17:08:00Z">
              <w:tcPr>
                <w:tcW w:w="3955" w:type="dxa"/>
              </w:tcPr>
            </w:tcPrChange>
          </w:tcPr>
          <w:p w14:paraId="491BD938" w14:textId="77777777" w:rsidR="004072C3" w:rsidRPr="00CE64DF" w:rsidRDefault="004072C3" w:rsidP="004072C3">
            <w:r w:rsidRPr="00CE64DF">
              <w:t>Các thành phần UI, UX được phân quyền theo từng role trên page này.</w:t>
            </w:r>
          </w:p>
        </w:tc>
      </w:tr>
    </w:tbl>
    <w:p w14:paraId="75066FC5" w14:textId="77777777" w:rsidR="004072C3" w:rsidRPr="00CE64DF" w:rsidRDefault="004072C3" w:rsidP="004072C3">
      <w:pPr>
        <w:rPr>
          <w:b/>
          <w:bCs/>
        </w:rPr>
      </w:pPr>
    </w:p>
    <w:p w14:paraId="7064FE33" w14:textId="77777777" w:rsidR="004072C3" w:rsidRDefault="004072C3" w:rsidP="004072C3">
      <w:pPr>
        <w:pStyle w:val="Heading4"/>
      </w:pPr>
      <w:r w:rsidRPr="00CE64DF">
        <w:lastRenderedPageBreak/>
        <w:t xml:space="preserve">Component : </w:t>
      </w:r>
    </w:p>
    <w:p w14:paraId="12FAD7F3" w14:textId="3B9C25DA" w:rsidR="004072C3" w:rsidRPr="00A61EA1" w:rsidRDefault="004072C3" w:rsidP="004072C3">
      <w:pPr>
        <w:rPr>
          <w:b/>
          <w:bCs/>
          <w:lang w:val="vi-VN"/>
        </w:rPr>
      </w:pPr>
      <w:r w:rsidRPr="00A61EA1">
        <w:rPr>
          <w:lang w:val="vi-VN"/>
        </w:rPr>
        <w:t>những thành phần UI, UX trên từng page.</w:t>
      </w:r>
    </w:p>
    <w:tbl>
      <w:tblPr>
        <w:tblStyle w:val="TableGrid"/>
        <w:tblW w:w="0" w:type="auto"/>
        <w:tblInd w:w="108" w:type="dxa"/>
        <w:tblLook w:val="04A0" w:firstRow="1" w:lastRow="0" w:firstColumn="1" w:lastColumn="0" w:noHBand="0" w:noVBand="1"/>
        <w:tblPrChange w:id="473" w:author="Nguyen Viet Thai 20153356" w:date="2020-02-16T17:08:00Z">
          <w:tblPr>
            <w:tblStyle w:val="TableGrid"/>
            <w:tblW w:w="0" w:type="auto"/>
            <w:tblInd w:w="1435" w:type="dxa"/>
            <w:tblLook w:val="04A0" w:firstRow="1" w:lastRow="0" w:firstColumn="1" w:lastColumn="0" w:noHBand="0" w:noVBand="1"/>
          </w:tblPr>
        </w:tblPrChange>
      </w:tblPr>
      <w:tblGrid>
        <w:gridCol w:w="1440"/>
        <w:gridCol w:w="1620"/>
        <w:gridCol w:w="4147"/>
        <w:tblGridChange w:id="474">
          <w:tblGrid>
            <w:gridCol w:w="1974"/>
            <w:gridCol w:w="1327"/>
            <w:gridCol w:w="2579"/>
          </w:tblGrid>
        </w:tblGridChange>
      </w:tblGrid>
      <w:tr w:rsidR="004072C3" w:rsidRPr="00CE64DF" w14:paraId="368D4979" w14:textId="77777777" w:rsidTr="004D1433">
        <w:tc>
          <w:tcPr>
            <w:tcW w:w="1440" w:type="dxa"/>
            <w:shd w:val="clear" w:color="auto" w:fill="9BBB59" w:themeFill="accent3"/>
            <w:tcPrChange w:id="475" w:author="Nguyen Viet Thai 20153356" w:date="2020-02-16T17:08:00Z">
              <w:tcPr>
                <w:tcW w:w="2430" w:type="dxa"/>
                <w:shd w:val="clear" w:color="auto" w:fill="9BBB59" w:themeFill="accent3"/>
              </w:tcPr>
            </w:tcPrChange>
          </w:tcPr>
          <w:p w14:paraId="3C3B30A9" w14:textId="77777777" w:rsidR="004072C3" w:rsidRPr="00CE64DF" w:rsidRDefault="004072C3" w:rsidP="004072C3">
            <w:pPr>
              <w:rPr>
                <w:b/>
                <w:bCs/>
              </w:rPr>
            </w:pPr>
            <w:r w:rsidRPr="00CE64DF">
              <w:rPr>
                <w:b/>
                <w:bCs/>
              </w:rPr>
              <w:t>Thuộc tính</w:t>
            </w:r>
          </w:p>
        </w:tc>
        <w:tc>
          <w:tcPr>
            <w:tcW w:w="1620" w:type="dxa"/>
            <w:shd w:val="clear" w:color="auto" w:fill="9BBB59" w:themeFill="accent3"/>
            <w:tcPrChange w:id="476" w:author="Nguyen Viet Thai 20153356" w:date="2020-02-16T17:08:00Z">
              <w:tcPr>
                <w:tcW w:w="1530" w:type="dxa"/>
                <w:shd w:val="clear" w:color="auto" w:fill="9BBB59" w:themeFill="accent3"/>
              </w:tcPr>
            </w:tcPrChange>
          </w:tcPr>
          <w:p w14:paraId="45C6A3C1" w14:textId="77777777" w:rsidR="004072C3" w:rsidRPr="00CE64DF" w:rsidRDefault="004072C3" w:rsidP="004072C3">
            <w:pPr>
              <w:rPr>
                <w:b/>
                <w:bCs/>
              </w:rPr>
            </w:pPr>
            <w:r w:rsidRPr="00CE64DF">
              <w:rPr>
                <w:b/>
                <w:bCs/>
              </w:rPr>
              <w:t>Kiểu giá trị</w:t>
            </w:r>
          </w:p>
        </w:tc>
        <w:tc>
          <w:tcPr>
            <w:tcW w:w="4147" w:type="dxa"/>
            <w:shd w:val="clear" w:color="auto" w:fill="9BBB59" w:themeFill="accent3"/>
            <w:tcPrChange w:id="477" w:author="Nguyen Viet Thai 20153356" w:date="2020-02-16T17:08:00Z">
              <w:tcPr>
                <w:tcW w:w="3955" w:type="dxa"/>
                <w:shd w:val="clear" w:color="auto" w:fill="9BBB59" w:themeFill="accent3"/>
              </w:tcPr>
            </w:tcPrChange>
          </w:tcPr>
          <w:p w14:paraId="7084ED37" w14:textId="77777777" w:rsidR="004072C3" w:rsidRPr="00CE64DF" w:rsidRDefault="004072C3" w:rsidP="004072C3">
            <w:pPr>
              <w:rPr>
                <w:b/>
                <w:bCs/>
              </w:rPr>
            </w:pPr>
            <w:r w:rsidRPr="00CE64DF">
              <w:rPr>
                <w:b/>
                <w:bCs/>
              </w:rPr>
              <w:t>Mô tả</w:t>
            </w:r>
          </w:p>
        </w:tc>
      </w:tr>
      <w:tr w:rsidR="004072C3" w:rsidRPr="00CE64DF" w14:paraId="3032708B" w14:textId="77777777" w:rsidTr="004D1433">
        <w:tc>
          <w:tcPr>
            <w:tcW w:w="1440" w:type="dxa"/>
            <w:tcPrChange w:id="478" w:author="Nguyen Viet Thai 20153356" w:date="2020-02-16T17:08:00Z">
              <w:tcPr>
                <w:tcW w:w="2430" w:type="dxa"/>
              </w:tcPr>
            </w:tcPrChange>
          </w:tcPr>
          <w:p w14:paraId="65486F69" w14:textId="77777777" w:rsidR="004072C3" w:rsidRPr="00CE64DF" w:rsidRDefault="004072C3" w:rsidP="004072C3">
            <w:pPr>
              <w:rPr>
                <w:b/>
                <w:bCs/>
              </w:rPr>
            </w:pPr>
            <w:r w:rsidRPr="00CE64DF">
              <w:rPr>
                <w:b/>
                <w:bCs/>
              </w:rPr>
              <w:t>_id</w:t>
            </w:r>
          </w:p>
        </w:tc>
        <w:tc>
          <w:tcPr>
            <w:tcW w:w="1620" w:type="dxa"/>
            <w:tcPrChange w:id="479" w:author="Nguyen Viet Thai 20153356" w:date="2020-02-16T17:08:00Z">
              <w:tcPr>
                <w:tcW w:w="1530" w:type="dxa"/>
              </w:tcPr>
            </w:tcPrChange>
          </w:tcPr>
          <w:p w14:paraId="26E701C9" w14:textId="77777777" w:rsidR="004072C3" w:rsidRPr="00CE64DF" w:rsidRDefault="004072C3" w:rsidP="004072C3">
            <w:pPr>
              <w:rPr>
                <w:b/>
                <w:bCs/>
              </w:rPr>
            </w:pPr>
            <w:r w:rsidRPr="00CE64DF">
              <w:rPr>
                <w:i/>
                <w:iCs/>
              </w:rPr>
              <w:t>ObjectId</w:t>
            </w:r>
          </w:p>
        </w:tc>
        <w:tc>
          <w:tcPr>
            <w:tcW w:w="4147" w:type="dxa"/>
            <w:tcPrChange w:id="480" w:author="Nguyen Viet Thai 20153356" w:date="2020-02-16T17:08:00Z">
              <w:tcPr>
                <w:tcW w:w="3955" w:type="dxa"/>
              </w:tcPr>
            </w:tcPrChange>
          </w:tcPr>
          <w:p w14:paraId="073C526A" w14:textId="77777777" w:rsidR="004072C3" w:rsidRPr="00CE64DF" w:rsidRDefault="004072C3" w:rsidP="004072C3">
            <w:pPr>
              <w:rPr>
                <w:b/>
                <w:bCs/>
              </w:rPr>
            </w:pPr>
            <w:r w:rsidRPr="00CE64DF">
              <w:t>ID trang page</w:t>
            </w:r>
          </w:p>
        </w:tc>
      </w:tr>
      <w:tr w:rsidR="004072C3" w:rsidRPr="00CE64DF" w14:paraId="146CFBFC" w14:textId="77777777" w:rsidTr="004D1433">
        <w:tc>
          <w:tcPr>
            <w:tcW w:w="1440" w:type="dxa"/>
            <w:tcPrChange w:id="481" w:author="Nguyen Viet Thai 20153356" w:date="2020-02-16T17:08:00Z">
              <w:tcPr>
                <w:tcW w:w="2430" w:type="dxa"/>
              </w:tcPr>
            </w:tcPrChange>
          </w:tcPr>
          <w:p w14:paraId="1A145BA4" w14:textId="77777777" w:rsidR="004072C3" w:rsidRPr="00CE64DF" w:rsidRDefault="004072C3" w:rsidP="004072C3">
            <w:pPr>
              <w:rPr>
                <w:b/>
                <w:bCs/>
              </w:rPr>
            </w:pPr>
            <w:r w:rsidRPr="00CE64DF">
              <w:rPr>
                <w:b/>
                <w:bCs/>
              </w:rPr>
              <w:t>name</w:t>
            </w:r>
          </w:p>
        </w:tc>
        <w:tc>
          <w:tcPr>
            <w:tcW w:w="1620" w:type="dxa"/>
            <w:tcPrChange w:id="482" w:author="Nguyen Viet Thai 20153356" w:date="2020-02-16T17:08:00Z">
              <w:tcPr>
                <w:tcW w:w="1530" w:type="dxa"/>
              </w:tcPr>
            </w:tcPrChange>
          </w:tcPr>
          <w:p w14:paraId="1A0C5F93" w14:textId="77777777" w:rsidR="004072C3" w:rsidRPr="00CE64DF" w:rsidRDefault="004072C3" w:rsidP="004072C3">
            <w:pPr>
              <w:rPr>
                <w:b/>
                <w:bCs/>
              </w:rPr>
            </w:pPr>
            <w:r w:rsidRPr="00CE64DF">
              <w:rPr>
                <w:i/>
                <w:iCs/>
              </w:rPr>
              <w:t>String</w:t>
            </w:r>
          </w:p>
        </w:tc>
        <w:tc>
          <w:tcPr>
            <w:tcW w:w="4147" w:type="dxa"/>
            <w:tcPrChange w:id="483" w:author="Nguyen Viet Thai 20153356" w:date="2020-02-16T17:08:00Z">
              <w:tcPr>
                <w:tcW w:w="3955" w:type="dxa"/>
              </w:tcPr>
            </w:tcPrChange>
          </w:tcPr>
          <w:p w14:paraId="67BB3855" w14:textId="77777777" w:rsidR="004072C3" w:rsidRPr="00CE64DF" w:rsidRDefault="004072C3" w:rsidP="004072C3">
            <w:r w:rsidRPr="00CE64DF">
              <w:t xml:space="preserve">Mô tả </w:t>
            </w:r>
          </w:p>
        </w:tc>
      </w:tr>
      <w:tr w:rsidR="004072C3" w:rsidRPr="00CE64DF" w14:paraId="2984233B" w14:textId="77777777" w:rsidTr="004D1433">
        <w:tc>
          <w:tcPr>
            <w:tcW w:w="1440" w:type="dxa"/>
            <w:tcPrChange w:id="484" w:author="Nguyen Viet Thai 20153356" w:date="2020-02-16T17:08:00Z">
              <w:tcPr>
                <w:tcW w:w="2430" w:type="dxa"/>
              </w:tcPr>
            </w:tcPrChange>
          </w:tcPr>
          <w:p w14:paraId="340BA3A0" w14:textId="77777777" w:rsidR="004072C3" w:rsidRPr="00CE64DF" w:rsidRDefault="004072C3" w:rsidP="004072C3">
            <w:pPr>
              <w:rPr>
                <w:b/>
                <w:bCs/>
              </w:rPr>
            </w:pPr>
            <w:r w:rsidRPr="00CE64DF">
              <w:rPr>
                <w:b/>
                <w:bCs/>
              </w:rPr>
              <w:t>company</w:t>
            </w:r>
          </w:p>
        </w:tc>
        <w:tc>
          <w:tcPr>
            <w:tcW w:w="1620" w:type="dxa"/>
            <w:tcPrChange w:id="485" w:author="Nguyen Viet Thai 20153356" w:date="2020-02-16T17:08:00Z">
              <w:tcPr>
                <w:tcW w:w="1530" w:type="dxa"/>
              </w:tcPr>
            </w:tcPrChange>
          </w:tcPr>
          <w:p w14:paraId="3D9109FE" w14:textId="77777777" w:rsidR="004072C3" w:rsidRPr="00CE64DF" w:rsidRDefault="004072C3" w:rsidP="004072C3">
            <w:pPr>
              <w:rPr>
                <w:b/>
                <w:bCs/>
              </w:rPr>
            </w:pPr>
            <w:r w:rsidRPr="00CE64DF">
              <w:rPr>
                <w:i/>
                <w:iCs/>
              </w:rPr>
              <w:t>ObjectId</w:t>
            </w:r>
          </w:p>
        </w:tc>
        <w:tc>
          <w:tcPr>
            <w:tcW w:w="4147" w:type="dxa"/>
            <w:tcPrChange w:id="486" w:author="Nguyen Viet Thai 20153356" w:date="2020-02-16T17:08:00Z">
              <w:tcPr>
                <w:tcW w:w="3955" w:type="dxa"/>
              </w:tcPr>
            </w:tcPrChange>
          </w:tcPr>
          <w:p w14:paraId="00391916" w14:textId="77777777" w:rsidR="004072C3" w:rsidRPr="00CE64DF" w:rsidRDefault="004072C3" w:rsidP="004072C3">
            <w:pPr>
              <w:rPr>
                <w:b/>
                <w:bCs/>
              </w:rPr>
            </w:pPr>
            <w:r w:rsidRPr="00CE64DF">
              <w:t>Công ty chứa page này</w:t>
            </w:r>
          </w:p>
        </w:tc>
      </w:tr>
      <w:tr w:rsidR="004072C3" w:rsidRPr="00CE64DF" w14:paraId="02FA7372" w14:textId="77777777" w:rsidTr="004D1433">
        <w:tc>
          <w:tcPr>
            <w:tcW w:w="1440" w:type="dxa"/>
            <w:tcPrChange w:id="487" w:author="Nguyen Viet Thai 20153356" w:date="2020-02-16T17:08:00Z">
              <w:tcPr>
                <w:tcW w:w="2430" w:type="dxa"/>
              </w:tcPr>
            </w:tcPrChange>
          </w:tcPr>
          <w:p w14:paraId="4D4857CA" w14:textId="77777777" w:rsidR="004072C3" w:rsidRPr="00CE64DF" w:rsidRDefault="004072C3" w:rsidP="004072C3">
            <w:pPr>
              <w:rPr>
                <w:b/>
                <w:bCs/>
              </w:rPr>
            </w:pPr>
            <w:r w:rsidRPr="00CE64DF">
              <w:rPr>
                <w:b/>
                <w:bCs/>
              </w:rPr>
              <w:t>description</w:t>
            </w:r>
          </w:p>
        </w:tc>
        <w:tc>
          <w:tcPr>
            <w:tcW w:w="1620" w:type="dxa"/>
            <w:tcPrChange w:id="488" w:author="Nguyen Viet Thai 20153356" w:date="2020-02-16T17:08:00Z">
              <w:tcPr>
                <w:tcW w:w="1530" w:type="dxa"/>
              </w:tcPr>
            </w:tcPrChange>
          </w:tcPr>
          <w:p w14:paraId="6B5CC1F0" w14:textId="77777777" w:rsidR="004072C3" w:rsidRPr="00CE64DF" w:rsidRDefault="004072C3" w:rsidP="004072C3">
            <w:pPr>
              <w:rPr>
                <w:i/>
                <w:iCs/>
              </w:rPr>
            </w:pPr>
            <w:r w:rsidRPr="00CE64DF">
              <w:rPr>
                <w:i/>
                <w:iCs/>
              </w:rPr>
              <w:t>String</w:t>
            </w:r>
          </w:p>
        </w:tc>
        <w:tc>
          <w:tcPr>
            <w:tcW w:w="4147" w:type="dxa"/>
            <w:tcPrChange w:id="489" w:author="Nguyen Viet Thai 20153356" w:date="2020-02-16T17:08:00Z">
              <w:tcPr>
                <w:tcW w:w="3955" w:type="dxa"/>
              </w:tcPr>
            </w:tcPrChange>
          </w:tcPr>
          <w:p w14:paraId="6089010F" w14:textId="77777777" w:rsidR="004072C3" w:rsidRPr="00CE64DF" w:rsidRDefault="004072C3" w:rsidP="004072C3">
            <w:r w:rsidRPr="00CE64DF">
              <w:t>Mô tả</w:t>
            </w:r>
          </w:p>
        </w:tc>
      </w:tr>
    </w:tbl>
    <w:p w14:paraId="5D2B8B78" w14:textId="77777777" w:rsidR="004072C3" w:rsidRPr="00CE64DF" w:rsidRDefault="004072C3" w:rsidP="004072C3">
      <w:pPr>
        <w:rPr>
          <w:b/>
          <w:bCs/>
        </w:rPr>
      </w:pPr>
    </w:p>
    <w:p w14:paraId="50707519" w14:textId="77777777" w:rsidR="004072C3" w:rsidRDefault="004072C3" w:rsidP="004072C3">
      <w:pPr>
        <w:pStyle w:val="Heading4"/>
      </w:pPr>
      <w:r w:rsidRPr="00CE64DF">
        <w:t xml:space="preserve">Action : </w:t>
      </w:r>
    </w:p>
    <w:p w14:paraId="6A925721" w14:textId="6D78DAD8" w:rsidR="004072C3" w:rsidRPr="00CE64DF" w:rsidRDefault="004072C3" w:rsidP="004072C3">
      <w:pPr>
        <w:rPr>
          <w:b/>
          <w:bCs/>
        </w:rPr>
      </w:pPr>
      <w:r w:rsidRPr="00A61EA1">
        <w:rPr>
          <w:lang w:val="vi-VN"/>
        </w:rPr>
        <w:t>các hành động tương ứng của từng role với mỗi loại tài nguyên khác nhau. Ví dụ Trưởng Phòng Kế Hoạch sẽ có thể action (</w:t>
      </w:r>
      <w:del w:id="490" w:author="Nguyen Viet Thai 20153356" w:date="2020-02-17T08:56:00Z">
        <w:r w:rsidRPr="00A61EA1" w:rsidDel="00411786">
          <w:rPr>
            <w:lang w:val="vi-VN"/>
          </w:rPr>
          <w:delText xml:space="preserve"> </w:delText>
        </w:r>
      </w:del>
      <w:r w:rsidRPr="00A61EA1">
        <w:rPr>
          <w:i/>
          <w:iCs/>
          <w:lang w:val="vi-VN"/>
        </w:rPr>
        <w:t>xem, sửa, xóa, kích hoạt</w:t>
      </w:r>
      <w:r w:rsidRPr="00A61EA1">
        <w:rPr>
          <w:lang w:val="vi-VN"/>
        </w:rPr>
        <w:t>,…</w:t>
      </w:r>
      <w:del w:id="491" w:author="Nguyen Viet Thai 20153356" w:date="2020-02-17T08:57:00Z">
        <w:r w:rsidRPr="00A61EA1" w:rsidDel="00411786">
          <w:rPr>
            <w:lang w:val="vi-VN"/>
          </w:rPr>
          <w:delText xml:space="preserve"> </w:delText>
        </w:r>
      </w:del>
      <w:r w:rsidRPr="00A61EA1">
        <w:rPr>
          <w:lang w:val="vi-VN"/>
        </w:rPr>
        <w:t xml:space="preserve">) </w:t>
      </w:r>
      <w:r w:rsidRPr="00CE64DF">
        <w:t>1 loại tài liệu biểu mẫu công việc nào đó.</w:t>
      </w:r>
    </w:p>
    <w:tbl>
      <w:tblPr>
        <w:tblStyle w:val="TableGrid"/>
        <w:tblW w:w="0" w:type="auto"/>
        <w:tblInd w:w="108" w:type="dxa"/>
        <w:tblLook w:val="04A0" w:firstRow="1" w:lastRow="0" w:firstColumn="1" w:lastColumn="0" w:noHBand="0" w:noVBand="1"/>
        <w:tblPrChange w:id="492" w:author="Nguyen Viet Thai 20153356" w:date="2020-02-16T17:08:00Z">
          <w:tblPr>
            <w:tblStyle w:val="TableGrid"/>
            <w:tblW w:w="0" w:type="auto"/>
            <w:tblInd w:w="1435" w:type="dxa"/>
            <w:tblLook w:val="04A0" w:firstRow="1" w:lastRow="0" w:firstColumn="1" w:lastColumn="0" w:noHBand="0" w:noVBand="1"/>
          </w:tblPr>
        </w:tblPrChange>
      </w:tblPr>
      <w:tblGrid>
        <w:gridCol w:w="1350"/>
        <w:gridCol w:w="1530"/>
        <w:gridCol w:w="4327"/>
        <w:tblGridChange w:id="493">
          <w:tblGrid>
            <w:gridCol w:w="1822"/>
            <w:gridCol w:w="1337"/>
            <w:gridCol w:w="2721"/>
          </w:tblGrid>
        </w:tblGridChange>
      </w:tblGrid>
      <w:tr w:rsidR="004072C3" w:rsidRPr="00CE64DF" w14:paraId="12465DDB" w14:textId="77777777" w:rsidTr="004D1433">
        <w:tc>
          <w:tcPr>
            <w:tcW w:w="1350" w:type="dxa"/>
            <w:shd w:val="clear" w:color="auto" w:fill="9BBB59" w:themeFill="accent3"/>
            <w:tcPrChange w:id="494" w:author="Nguyen Viet Thai 20153356" w:date="2020-02-16T17:08:00Z">
              <w:tcPr>
                <w:tcW w:w="2430" w:type="dxa"/>
                <w:shd w:val="clear" w:color="auto" w:fill="9BBB59" w:themeFill="accent3"/>
              </w:tcPr>
            </w:tcPrChange>
          </w:tcPr>
          <w:p w14:paraId="0B258A59" w14:textId="77777777" w:rsidR="004072C3" w:rsidRPr="00CE64DF" w:rsidRDefault="004072C3" w:rsidP="004072C3">
            <w:pPr>
              <w:rPr>
                <w:b/>
                <w:bCs/>
              </w:rPr>
            </w:pPr>
            <w:r w:rsidRPr="00CE64DF">
              <w:rPr>
                <w:b/>
                <w:bCs/>
              </w:rPr>
              <w:t>Thuộc tính</w:t>
            </w:r>
          </w:p>
        </w:tc>
        <w:tc>
          <w:tcPr>
            <w:tcW w:w="1530" w:type="dxa"/>
            <w:shd w:val="clear" w:color="auto" w:fill="9BBB59" w:themeFill="accent3"/>
            <w:tcPrChange w:id="495" w:author="Nguyen Viet Thai 20153356" w:date="2020-02-16T17:08:00Z">
              <w:tcPr>
                <w:tcW w:w="1530" w:type="dxa"/>
                <w:shd w:val="clear" w:color="auto" w:fill="9BBB59" w:themeFill="accent3"/>
              </w:tcPr>
            </w:tcPrChange>
          </w:tcPr>
          <w:p w14:paraId="3A392763" w14:textId="77777777" w:rsidR="004072C3" w:rsidRPr="00CE64DF" w:rsidRDefault="004072C3" w:rsidP="004072C3">
            <w:pPr>
              <w:rPr>
                <w:b/>
                <w:bCs/>
              </w:rPr>
            </w:pPr>
            <w:r w:rsidRPr="00CE64DF">
              <w:rPr>
                <w:b/>
                <w:bCs/>
              </w:rPr>
              <w:t>Kiểu giá trị</w:t>
            </w:r>
          </w:p>
        </w:tc>
        <w:tc>
          <w:tcPr>
            <w:tcW w:w="4327" w:type="dxa"/>
            <w:shd w:val="clear" w:color="auto" w:fill="9BBB59" w:themeFill="accent3"/>
            <w:tcPrChange w:id="496" w:author="Nguyen Viet Thai 20153356" w:date="2020-02-16T17:08:00Z">
              <w:tcPr>
                <w:tcW w:w="3955" w:type="dxa"/>
                <w:shd w:val="clear" w:color="auto" w:fill="9BBB59" w:themeFill="accent3"/>
              </w:tcPr>
            </w:tcPrChange>
          </w:tcPr>
          <w:p w14:paraId="3DA8DD80" w14:textId="77777777" w:rsidR="004072C3" w:rsidRPr="00CE64DF" w:rsidRDefault="004072C3" w:rsidP="004072C3">
            <w:pPr>
              <w:rPr>
                <w:b/>
                <w:bCs/>
              </w:rPr>
            </w:pPr>
            <w:r w:rsidRPr="00CE64DF">
              <w:rPr>
                <w:b/>
                <w:bCs/>
              </w:rPr>
              <w:t>Mô tả</w:t>
            </w:r>
          </w:p>
        </w:tc>
      </w:tr>
      <w:tr w:rsidR="004072C3" w:rsidRPr="00CE64DF" w14:paraId="27C3366D" w14:textId="77777777" w:rsidTr="004D1433">
        <w:tc>
          <w:tcPr>
            <w:tcW w:w="1350" w:type="dxa"/>
            <w:tcPrChange w:id="497" w:author="Nguyen Viet Thai 20153356" w:date="2020-02-16T17:08:00Z">
              <w:tcPr>
                <w:tcW w:w="2430" w:type="dxa"/>
              </w:tcPr>
            </w:tcPrChange>
          </w:tcPr>
          <w:p w14:paraId="308B52AE" w14:textId="77777777" w:rsidR="004072C3" w:rsidRPr="00CE64DF" w:rsidRDefault="004072C3" w:rsidP="004072C3">
            <w:pPr>
              <w:rPr>
                <w:b/>
                <w:bCs/>
              </w:rPr>
            </w:pPr>
            <w:r w:rsidRPr="00CE64DF">
              <w:rPr>
                <w:b/>
                <w:bCs/>
              </w:rPr>
              <w:t>_id</w:t>
            </w:r>
          </w:p>
        </w:tc>
        <w:tc>
          <w:tcPr>
            <w:tcW w:w="1530" w:type="dxa"/>
            <w:tcPrChange w:id="498" w:author="Nguyen Viet Thai 20153356" w:date="2020-02-16T17:08:00Z">
              <w:tcPr>
                <w:tcW w:w="1530" w:type="dxa"/>
              </w:tcPr>
            </w:tcPrChange>
          </w:tcPr>
          <w:p w14:paraId="6BEFB8EC" w14:textId="77777777" w:rsidR="004072C3" w:rsidRPr="00CE64DF" w:rsidRDefault="004072C3" w:rsidP="004072C3">
            <w:pPr>
              <w:rPr>
                <w:b/>
                <w:bCs/>
              </w:rPr>
            </w:pPr>
            <w:r w:rsidRPr="00CE64DF">
              <w:rPr>
                <w:i/>
                <w:iCs/>
              </w:rPr>
              <w:t>ObjectId</w:t>
            </w:r>
          </w:p>
        </w:tc>
        <w:tc>
          <w:tcPr>
            <w:tcW w:w="4327" w:type="dxa"/>
            <w:tcPrChange w:id="499" w:author="Nguyen Viet Thai 20153356" w:date="2020-02-16T17:08:00Z">
              <w:tcPr>
                <w:tcW w:w="3955" w:type="dxa"/>
              </w:tcPr>
            </w:tcPrChange>
          </w:tcPr>
          <w:p w14:paraId="66961C29" w14:textId="77777777" w:rsidR="004072C3" w:rsidRPr="00CE64DF" w:rsidRDefault="004072C3" w:rsidP="004072C3">
            <w:pPr>
              <w:rPr>
                <w:b/>
                <w:bCs/>
              </w:rPr>
            </w:pPr>
            <w:r w:rsidRPr="00CE64DF">
              <w:t>ID trang page</w:t>
            </w:r>
          </w:p>
        </w:tc>
      </w:tr>
      <w:tr w:rsidR="004072C3" w:rsidRPr="00CE64DF" w14:paraId="7C5F13BE" w14:textId="77777777" w:rsidTr="004D1433">
        <w:tc>
          <w:tcPr>
            <w:tcW w:w="1350" w:type="dxa"/>
            <w:tcPrChange w:id="500" w:author="Nguyen Viet Thai 20153356" w:date="2020-02-16T17:08:00Z">
              <w:tcPr>
                <w:tcW w:w="2430" w:type="dxa"/>
              </w:tcPr>
            </w:tcPrChange>
          </w:tcPr>
          <w:p w14:paraId="070BABCC" w14:textId="77777777" w:rsidR="004072C3" w:rsidRPr="00CE64DF" w:rsidRDefault="004072C3" w:rsidP="004072C3">
            <w:pPr>
              <w:rPr>
                <w:b/>
                <w:bCs/>
              </w:rPr>
            </w:pPr>
            <w:r w:rsidRPr="00CE64DF">
              <w:rPr>
                <w:b/>
                <w:bCs/>
              </w:rPr>
              <w:t>name</w:t>
            </w:r>
          </w:p>
        </w:tc>
        <w:tc>
          <w:tcPr>
            <w:tcW w:w="1530" w:type="dxa"/>
            <w:tcPrChange w:id="501" w:author="Nguyen Viet Thai 20153356" w:date="2020-02-16T17:08:00Z">
              <w:tcPr>
                <w:tcW w:w="1530" w:type="dxa"/>
              </w:tcPr>
            </w:tcPrChange>
          </w:tcPr>
          <w:p w14:paraId="65CA6D6D" w14:textId="77777777" w:rsidR="004072C3" w:rsidRPr="00CE64DF" w:rsidRDefault="004072C3" w:rsidP="004072C3">
            <w:pPr>
              <w:rPr>
                <w:b/>
                <w:bCs/>
              </w:rPr>
            </w:pPr>
            <w:r w:rsidRPr="00CE64DF">
              <w:rPr>
                <w:i/>
                <w:iCs/>
              </w:rPr>
              <w:t>String</w:t>
            </w:r>
          </w:p>
        </w:tc>
        <w:tc>
          <w:tcPr>
            <w:tcW w:w="4327" w:type="dxa"/>
            <w:tcPrChange w:id="502" w:author="Nguyen Viet Thai 20153356" w:date="2020-02-16T17:08:00Z">
              <w:tcPr>
                <w:tcW w:w="3955" w:type="dxa"/>
              </w:tcPr>
            </w:tcPrChange>
          </w:tcPr>
          <w:p w14:paraId="21D4D0E8" w14:textId="77777777" w:rsidR="004072C3" w:rsidRPr="00CE64DF" w:rsidRDefault="004072C3" w:rsidP="004072C3">
            <w:r w:rsidRPr="00CE64DF">
              <w:t>Tên của hành động</w:t>
            </w:r>
          </w:p>
        </w:tc>
      </w:tr>
      <w:tr w:rsidR="004072C3" w:rsidRPr="00CE64DF" w14:paraId="705C20E6" w14:textId="77777777" w:rsidTr="004D1433">
        <w:tc>
          <w:tcPr>
            <w:tcW w:w="1350" w:type="dxa"/>
            <w:tcPrChange w:id="503" w:author="Nguyen Viet Thai 20153356" w:date="2020-02-16T17:08:00Z">
              <w:tcPr>
                <w:tcW w:w="2430" w:type="dxa"/>
              </w:tcPr>
            </w:tcPrChange>
          </w:tcPr>
          <w:p w14:paraId="66855A74" w14:textId="77777777" w:rsidR="004072C3" w:rsidRPr="00CE64DF" w:rsidRDefault="004072C3" w:rsidP="004072C3">
            <w:pPr>
              <w:rPr>
                <w:b/>
                <w:bCs/>
              </w:rPr>
            </w:pPr>
            <w:r w:rsidRPr="00CE64DF">
              <w:rPr>
                <w:b/>
                <w:bCs/>
              </w:rPr>
              <w:t>see</w:t>
            </w:r>
          </w:p>
        </w:tc>
        <w:tc>
          <w:tcPr>
            <w:tcW w:w="1530" w:type="dxa"/>
            <w:tcPrChange w:id="504" w:author="Nguyen Viet Thai 20153356" w:date="2020-02-16T17:08:00Z">
              <w:tcPr>
                <w:tcW w:w="1530" w:type="dxa"/>
              </w:tcPr>
            </w:tcPrChange>
          </w:tcPr>
          <w:p w14:paraId="24EC0CDA" w14:textId="77777777" w:rsidR="004072C3" w:rsidRPr="00CE64DF" w:rsidRDefault="004072C3" w:rsidP="004072C3">
            <w:pPr>
              <w:rPr>
                <w:i/>
                <w:iCs/>
              </w:rPr>
            </w:pPr>
            <w:r w:rsidRPr="00CE64DF">
              <w:rPr>
                <w:i/>
                <w:iCs/>
              </w:rPr>
              <w:t>Boolean</w:t>
            </w:r>
          </w:p>
        </w:tc>
        <w:tc>
          <w:tcPr>
            <w:tcW w:w="4327" w:type="dxa"/>
            <w:tcPrChange w:id="505" w:author="Nguyen Viet Thai 20153356" w:date="2020-02-16T17:08:00Z">
              <w:tcPr>
                <w:tcW w:w="3955" w:type="dxa"/>
              </w:tcPr>
            </w:tcPrChange>
          </w:tcPr>
          <w:p w14:paraId="0EB5D294" w14:textId="77777777" w:rsidR="004072C3" w:rsidRPr="00CE64DF" w:rsidRDefault="004072C3" w:rsidP="004072C3">
            <w:r w:rsidRPr="00CE64DF">
              <w:t>Cho phép nhìn thấy tài nguyên</w:t>
            </w:r>
          </w:p>
        </w:tc>
      </w:tr>
      <w:tr w:rsidR="004072C3" w:rsidRPr="00CE64DF" w14:paraId="35057565" w14:textId="77777777" w:rsidTr="004D1433">
        <w:tc>
          <w:tcPr>
            <w:tcW w:w="1350" w:type="dxa"/>
            <w:tcPrChange w:id="506" w:author="Nguyen Viet Thai 20153356" w:date="2020-02-16T17:08:00Z">
              <w:tcPr>
                <w:tcW w:w="2430" w:type="dxa"/>
              </w:tcPr>
            </w:tcPrChange>
          </w:tcPr>
          <w:p w14:paraId="19670D0C" w14:textId="77777777" w:rsidR="004072C3" w:rsidRPr="00CE64DF" w:rsidRDefault="004072C3" w:rsidP="004072C3">
            <w:pPr>
              <w:rPr>
                <w:b/>
                <w:bCs/>
              </w:rPr>
            </w:pPr>
            <w:r w:rsidRPr="00CE64DF">
              <w:rPr>
                <w:b/>
                <w:bCs/>
              </w:rPr>
              <w:t xml:space="preserve">open </w:t>
            </w:r>
          </w:p>
        </w:tc>
        <w:tc>
          <w:tcPr>
            <w:tcW w:w="1530" w:type="dxa"/>
            <w:tcPrChange w:id="507" w:author="Nguyen Viet Thai 20153356" w:date="2020-02-16T17:08:00Z">
              <w:tcPr>
                <w:tcW w:w="1530" w:type="dxa"/>
              </w:tcPr>
            </w:tcPrChange>
          </w:tcPr>
          <w:p w14:paraId="216C31A5" w14:textId="77777777" w:rsidR="004072C3" w:rsidRPr="00CE64DF" w:rsidRDefault="004072C3" w:rsidP="004072C3">
            <w:pPr>
              <w:rPr>
                <w:i/>
                <w:iCs/>
              </w:rPr>
            </w:pPr>
            <w:r w:rsidRPr="00CE64DF">
              <w:rPr>
                <w:i/>
                <w:iCs/>
              </w:rPr>
              <w:t>Boolean</w:t>
            </w:r>
          </w:p>
        </w:tc>
        <w:tc>
          <w:tcPr>
            <w:tcW w:w="4327" w:type="dxa"/>
            <w:tcPrChange w:id="508" w:author="Nguyen Viet Thai 20153356" w:date="2020-02-16T17:08:00Z">
              <w:tcPr>
                <w:tcW w:w="3955" w:type="dxa"/>
              </w:tcPr>
            </w:tcPrChange>
          </w:tcPr>
          <w:p w14:paraId="4EB947D4" w14:textId="77777777" w:rsidR="004072C3" w:rsidRPr="00CE64DF" w:rsidRDefault="004072C3" w:rsidP="004072C3">
            <w:r w:rsidRPr="00CE64DF">
              <w:t>Cho phép mở tài nguyên</w:t>
            </w:r>
          </w:p>
        </w:tc>
      </w:tr>
      <w:tr w:rsidR="004072C3" w:rsidRPr="00CE64DF" w14:paraId="44F86651" w14:textId="77777777" w:rsidTr="004D1433">
        <w:tc>
          <w:tcPr>
            <w:tcW w:w="1350" w:type="dxa"/>
            <w:tcPrChange w:id="509" w:author="Nguyen Viet Thai 20153356" w:date="2020-02-16T17:08:00Z">
              <w:tcPr>
                <w:tcW w:w="2430" w:type="dxa"/>
              </w:tcPr>
            </w:tcPrChange>
          </w:tcPr>
          <w:p w14:paraId="2D757451" w14:textId="77777777" w:rsidR="004072C3" w:rsidRPr="00CE64DF" w:rsidRDefault="004072C3" w:rsidP="004072C3">
            <w:pPr>
              <w:rPr>
                <w:b/>
                <w:bCs/>
              </w:rPr>
            </w:pPr>
            <w:r w:rsidRPr="00CE64DF">
              <w:rPr>
                <w:b/>
                <w:bCs/>
              </w:rPr>
              <w:t>edit</w:t>
            </w:r>
          </w:p>
        </w:tc>
        <w:tc>
          <w:tcPr>
            <w:tcW w:w="1530" w:type="dxa"/>
            <w:tcPrChange w:id="510" w:author="Nguyen Viet Thai 20153356" w:date="2020-02-16T17:08:00Z">
              <w:tcPr>
                <w:tcW w:w="1530" w:type="dxa"/>
              </w:tcPr>
            </w:tcPrChange>
          </w:tcPr>
          <w:p w14:paraId="0DFC0BFD" w14:textId="77777777" w:rsidR="004072C3" w:rsidRPr="00CE64DF" w:rsidRDefault="004072C3" w:rsidP="004072C3">
            <w:pPr>
              <w:rPr>
                <w:i/>
                <w:iCs/>
              </w:rPr>
            </w:pPr>
            <w:r w:rsidRPr="00CE64DF">
              <w:rPr>
                <w:i/>
                <w:iCs/>
              </w:rPr>
              <w:t>Boolean</w:t>
            </w:r>
          </w:p>
        </w:tc>
        <w:tc>
          <w:tcPr>
            <w:tcW w:w="4327" w:type="dxa"/>
            <w:tcPrChange w:id="511" w:author="Nguyen Viet Thai 20153356" w:date="2020-02-16T17:08:00Z">
              <w:tcPr>
                <w:tcW w:w="3955" w:type="dxa"/>
              </w:tcPr>
            </w:tcPrChange>
          </w:tcPr>
          <w:p w14:paraId="1964A41B" w14:textId="77777777" w:rsidR="004072C3" w:rsidRPr="00CE64DF" w:rsidRDefault="004072C3" w:rsidP="004072C3">
            <w:r w:rsidRPr="00CE64DF">
              <w:t>Cho phép chỉnh sửa tài nguyên</w:t>
            </w:r>
          </w:p>
        </w:tc>
      </w:tr>
      <w:tr w:rsidR="004072C3" w:rsidRPr="00CE64DF" w14:paraId="51C85C05" w14:textId="77777777" w:rsidTr="004D1433">
        <w:tc>
          <w:tcPr>
            <w:tcW w:w="1350" w:type="dxa"/>
            <w:tcPrChange w:id="512" w:author="Nguyen Viet Thai 20153356" w:date="2020-02-16T17:08:00Z">
              <w:tcPr>
                <w:tcW w:w="2430" w:type="dxa"/>
              </w:tcPr>
            </w:tcPrChange>
          </w:tcPr>
          <w:p w14:paraId="087A0859" w14:textId="77777777" w:rsidR="004072C3" w:rsidRPr="00CE64DF" w:rsidRDefault="004072C3" w:rsidP="004072C3">
            <w:pPr>
              <w:rPr>
                <w:b/>
                <w:bCs/>
              </w:rPr>
            </w:pPr>
            <w:r w:rsidRPr="00CE64DF">
              <w:rPr>
                <w:b/>
                <w:bCs/>
              </w:rPr>
              <w:t>delete</w:t>
            </w:r>
          </w:p>
        </w:tc>
        <w:tc>
          <w:tcPr>
            <w:tcW w:w="1530" w:type="dxa"/>
            <w:tcPrChange w:id="513" w:author="Nguyen Viet Thai 20153356" w:date="2020-02-16T17:08:00Z">
              <w:tcPr>
                <w:tcW w:w="1530" w:type="dxa"/>
              </w:tcPr>
            </w:tcPrChange>
          </w:tcPr>
          <w:p w14:paraId="4C9EE66B" w14:textId="77777777" w:rsidR="004072C3" w:rsidRPr="00CE64DF" w:rsidRDefault="004072C3" w:rsidP="004072C3">
            <w:pPr>
              <w:rPr>
                <w:i/>
                <w:iCs/>
              </w:rPr>
            </w:pPr>
            <w:r w:rsidRPr="00CE64DF">
              <w:rPr>
                <w:i/>
                <w:iCs/>
              </w:rPr>
              <w:t>Boolean</w:t>
            </w:r>
          </w:p>
        </w:tc>
        <w:tc>
          <w:tcPr>
            <w:tcW w:w="4327" w:type="dxa"/>
            <w:tcPrChange w:id="514" w:author="Nguyen Viet Thai 20153356" w:date="2020-02-16T17:08:00Z">
              <w:tcPr>
                <w:tcW w:w="3955" w:type="dxa"/>
              </w:tcPr>
            </w:tcPrChange>
          </w:tcPr>
          <w:p w14:paraId="06FA7788" w14:textId="77777777" w:rsidR="004072C3" w:rsidRPr="00CE64DF" w:rsidRDefault="004072C3" w:rsidP="004072C3">
            <w:r w:rsidRPr="00CE64DF">
              <w:t>Cho phép xóa tài nguyên</w:t>
            </w:r>
          </w:p>
        </w:tc>
      </w:tr>
      <w:tr w:rsidR="004072C3" w:rsidRPr="00CE64DF" w14:paraId="4C09BDFC" w14:textId="77777777" w:rsidTr="004D1433">
        <w:tc>
          <w:tcPr>
            <w:tcW w:w="1350" w:type="dxa"/>
            <w:tcPrChange w:id="515" w:author="Nguyen Viet Thai 20153356" w:date="2020-02-16T17:08:00Z">
              <w:tcPr>
                <w:tcW w:w="2430" w:type="dxa"/>
              </w:tcPr>
            </w:tcPrChange>
          </w:tcPr>
          <w:p w14:paraId="0E7F0DD3" w14:textId="77777777" w:rsidR="004072C3" w:rsidRPr="00CE64DF" w:rsidRDefault="004072C3" w:rsidP="004072C3">
            <w:pPr>
              <w:rPr>
                <w:b/>
                <w:bCs/>
              </w:rPr>
            </w:pPr>
            <w:r w:rsidRPr="00CE64DF">
              <w:rPr>
                <w:b/>
                <w:bCs/>
              </w:rPr>
              <w:t>enable</w:t>
            </w:r>
          </w:p>
        </w:tc>
        <w:tc>
          <w:tcPr>
            <w:tcW w:w="1530" w:type="dxa"/>
            <w:tcPrChange w:id="516" w:author="Nguyen Viet Thai 20153356" w:date="2020-02-16T17:08:00Z">
              <w:tcPr>
                <w:tcW w:w="1530" w:type="dxa"/>
              </w:tcPr>
            </w:tcPrChange>
          </w:tcPr>
          <w:p w14:paraId="3B42219B" w14:textId="77777777" w:rsidR="004072C3" w:rsidRPr="00CE64DF" w:rsidRDefault="004072C3" w:rsidP="004072C3">
            <w:pPr>
              <w:rPr>
                <w:i/>
                <w:iCs/>
              </w:rPr>
            </w:pPr>
            <w:r w:rsidRPr="00CE64DF">
              <w:rPr>
                <w:i/>
                <w:iCs/>
              </w:rPr>
              <w:t>Boolean</w:t>
            </w:r>
          </w:p>
        </w:tc>
        <w:tc>
          <w:tcPr>
            <w:tcW w:w="4327" w:type="dxa"/>
            <w:tcPrChange w:id="517" w:author="Nguyen Viet Thai 20153356" w:date="2020-02-16T17:08:00Z">
              <w:tcPr>
                <w:tcW w:w="3955" w:type="dxa"/>
              </w:tcPr>
            </w:tcPrChange>
          </w:tcPr>
          <w:p w14:paraId="73101BDC" w14:textId="77777777" w:rsidR="004072C3" w:rsidRPr="00CE64DF" w:rsidRDefault="004072C3" w:rsidP="004072C3">
            <w:r w:rsidRPr="00CE64DF">
              <w:t>Cho phép kích hoạt hoạt động cho tài nguyên</w:t>
            </w:r>
          </w:p>
        </w:tc>
      </w:tr>
      <w:tr w:rsidR="004072C3" w:rsidRPr="00CE64DF" w14:paraId="72136D01" w14:textId="77777777" w:rsidTr="004D1433">
        <w:tc>
          <w:tcPr>
            <w:tcW w:w="1350" w:type="dxa"/>
            <w:tcPrChange w:id="518" w:author="Nguyen Viet Thai 20153356" w:date="2020-02-16T17:08:00Z">
              <w:tcPr>
                <w:tcW w:w="2430" w:type="dxa"/>
              </w:tcPr>
            </w:tcPrChange>
          </w:tcPr>
          <w:p w14:paraId="2CCA3827" w14:textId="77777777" w:rsidR="004072C3" w:rsidRPr="00CE64DF" w:rsidRDefault="004072C3" w:rsidP="004072C3">
            <w:pPr>
              <w:rPr>
                <w:b/>
                <w:bCs/>
              </w:rPr>
            </w:pPr>
            <w:r w:rsidRPr="00CE64DF">
              <w:rPr>
                <w:b/>
                <w:bCs/>
              </w:rPr>
              <w:t>disable</w:t>
            </w:r>
          </w:p>
        </w:tc>
        <w:tc>
          <w:tcPr>
            <w:tcW w:w="1530" w:type="dxa"/>
            <w:tcPrChange w:id="519" w:author="Nguyen Viet Thai 20153356" w:date="2020-02-16T17:08:00Z">
              <w:tcPr>
                <w:tcW w:w="1530" w:type="dxa"/>
              </w:tcPr>
            </w:tcPrChange>
          </w:tcPr>
          <w:p w14:paraId="64D8EE35" w14:textId="77777777" w:rsidR="004072C3" w:rsidRPr="00CE64DF" w:rsidRDefault="004072C3" w:rsidP="004072C3">
            <w:pPr>
              <w:rPr>
                <w:i/>
                <w:iCs/>
              </w:rPr>
            </w:pPr>
            <w:r w:rsidRPr="00CE64DF">
              <w:rPr>
                <w:i/>
                <w:iCs/>
              </w:rPr>
              <w:t>Boolean</w:t>
            </w:r>
          </w:p>
        </w:tc>
        <w:tc>
          <w:tcPr>
            <w:tcW w:w="4327" w:type="dxa"/>
            <w:tcPrChange w:id="520" w:author="Nguyen Viet Thai 20153356" w:date="2020-02-16T17:08:00Z">
              <w:tcPr>
                <w:tcW w:w="3955" w:type="dxa"/>
              </w:tcPr>
            </w:tcPrChange>
          </w:tcPr>
          <w:p w14:paraId="71375060" w14:textId="77777777" w:rsidR="004072C3" w:rsidRPr="00CE64DF" w:rsidRDefault="004072C3" w:rsidP="004072C3">
            <w:r w:rsidRPr="00CE64DF">
              <w:t xml:space="preserve">Cho phép khóa tài nguyên </w:t>
            </w:r>
          </w:p>
        </w:tc>
      </w:tr>
    </w:tbl>
    <w:p w14:paraId="470675BC" w14:textId="77777777" w:rsidR="004072C3" w:rsidRPr="004072C3" w:rsidRDefault="004072C3" w:rsidP="004072C3"/>
    <w:p w14:paraId="35762F5C" w14:textId="46A009C9" w:rsidR="008A1BD2" w:rsidRDefault="008A1BD2" w:rsidP="0066557A">
      <w:pPr>
        <w:pStyle w:val="Heading2"/>
      </w:pPr>
      <w:bookmarkStart w:id="521" w:name="_Toc32671777"/>
      <w:r>
        <w:lastRenderedPageBreak/>
        <w:t>Mô hình</w:t>
      </w:r>
      <w:bookmarkEnd w:id="521"/>
      <w:r>
        <w:t xml:space="preserve"> </w:t>
      </w:r>
    </w:p>
    <w:p w14:paraId="0F3B3C27" w14:textId="14FB9D2F" w:rsidR="00640809" w:rsidRDefault="00640809" w:rsidP="00640809">
      <w:pPr>
        <w:pStyle w:val="ListParagraph"/>
        <w:numPr>
          <w:ilvl w:val="0"/>
          <w:numId w:val="0"/>
        </w:numPr>
        <w:rPr>
          <w:ins w:id="522" w:author="Nguyen Viet Thai 20153356" w:date="2020-02-17T09:22:00Z"/>
          <w:rFonts w:ascii="Arial" w:hAnsi="Arial"/>
          <w:sz w:val="20"/>
        </w:rPr>
      </w:pPr>
      <w:del w:id="523" w:author="Nguyen Viet Thai 20153356" w:date="2020-02-17T10:17:00Z">
        <w:r w:rsidRPr="00CE64DF" w:rsidDel="000217A0">
          <w:rPr>
            <w:rFonts w:ascii="Arial" w:hAnsi="Arial"/>
            <w:noProof/>
            <w:sz w:val="20"/>
          </w:rPr>
          <w:drawing>
            <wp:inline distT="0" distB="0" distL="0" distR="0" wp14:anchorId="2125529E" wp14:editId="0A22ADCE">
              <wp:extent cx="4438650" cy="2720317"/>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BAC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3311" cy="2723174"/>
                      </a:xfrm>
                      <a:prstGeom prst="rect">
                        <a:avLst/>
                      </a:prstGeom>
                    </pic:spPr>
                  </pic:pic>
                </a:graphicData>
              </a:graphic>
            </wp:inline>
          </w:drawing>
        </w:r>
      </w:del>
      <w:ins w:id="524" w:author="Nguyen Viet Thai 20153356" w:date="2020-02-17T10:17:00Z">
        <w:r w:rsidR="000217A0">
          <w:rPr>
            <w:rFonts w:ascii="Arial" w:hAnsi="Arial"/>
            <w:noProof/>
            <w:sz w:val="20"/>
          </w:rPr>
          <w:drawing>
            <wp:inline distT="0" distB="0" distL="0" distR="0" wp14:anchorId="13C9D0D8" wp14:editId="7A5B6115">
              <wp:extent cx="5376654" cy="2999232"/>
              <wp:effectExtent l="0" t="0" r="0" b="0"/>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5"/>
                      <a:stretch>
                        <a:fillRect/>
                      </a:stretch>
                    </pic:blipFill>
                    <pic:spPr>
                      <a:xfrm>
                        <a:off x="0" y="0"/>
                        <a:ext cx="5409451" cy="3017527"/>
                      </a:xfrm>
                      <a:prstGeom prst="rect">
                        <a:avLst/>
                      </a:prstGeom>
                    </pic:spPr>
                  </pic:pic>
                </a:graphicData>
              </a:graphic>
            </wp:inline>
          </w:drawing>
        </w:r>
      </w:ins>
    </w:p>
    <w:p w14:paraId="71D2DCED" w14:textId="11B07172" w:rsidR="005E7584" w:rsidRDefault="005E7584" w:rsidP="00640809">
      <w:pPr>
        <w:pStyle w:val="ListParagraph"/>
        <w:numPr>
          <w:ilvl w:val="0"/>
          <w:numId w:val="0"/>
        </w:numPr>
        <w:rPr>
          <w:ins w:id="525" w:author="Nguyen Viet Thai 20153356" w:date="2020-02-17T09:23:00Z"/>
          <w:rFonts w:ascii="Arial" w:hAnsi="Arial"/>
          <w:sz w:val="20"/>
        </w:rPr>
      </w:pPr>
      <w:ins w:id="526" w:author="Nguyen Viet Thai 20153356" w:date="2020-02-17T09:23:00Z">
        <w:r>
          <w:rPr>
            <w:rFonts w:ascii="Arial" w:hAnsi="Arial"/>
            <w:sz w:val="20"/>
          </w:rPr>
          <w:t xml:space="preserve">Tham khảo cách mô hình hóa csdl trong MongoDB  </w:t>
        </w:r>
      </w:ins>
    </w:p>
    <w:p w14:paraId="4693C92D" w14:textId="3073047F" w:rsidR="005E7584" w:rsidRPr="005E7584" w:rsidRDefault="005E7584" w:rsidP="00640809">
      <w:pPr>
        <w:pStyle w:val="ListParagraph"/>
        <w:numPr>
          <w:ilvl w:val="0"/>
          <w:numId w:val="0"/>
        </w:numPr>
        <w:rPr>
          <w:rFonts w:ascii="Arial" w:hAnsi="Arial"/>
          <w:b/>
          <w:bCs/>
          <w:sz w:val="20"/>
          <w:rPrChange w:id="527" w:author="Nguyen Viet Thai 20153356" w:date="2020-02-17T09:23:00Z">
            <w:rPr>
              <w:rFonts w:ascii="Arial" w:hAnsi="Arial"/>
              <w:sz w:val="20"/>
            </w:rPr>
          </w:rPrChange>
        </w:rPr>
      </w:pPr>
      <w:ins w:id="528" w:author="Nguyen Viet Thai 20153356" w:date="2020-02-17T09:23:00Z">
        <w:r>
          <w:fldChar w:fldCharType="begin"/>
        </w:r>
        <w:r>
          <w:instrText xml:space="preserve"> HYPERLINK "</w:instrText>
        </w:r>
        <w:r w:rsidRPr="005E7584">
          <w:rPr>
            <w:rPrChange w:id="529" w:author="Nguyen Viet Thai 20153356" w:date="2020-02-17T09:23:00Z">
              <w:rPr>
                <w:rStyle w:val="Hyperlink"/>
              </w:rPr>
            </w:rPrChange>
          </w:rPr>
          <w:instrText>https://docs.mongodb.com/manual/core/data-model-design/</w:instrText>
        </w:r>
        <w:r>
          <w:instrText xml:space="preserve">" </w:instrText>
        </w:r>
        <w:r>
          <w:fldChar w:fldCharType="separate"/>
        </w:r>
        <w:r w:rsidRPr="005737E2">
          <w:rPr>
            <w:rStyle w:val="Hyperlink"/>
            <w:rPrChange w:id="530" w:author="Nguyen Viet Thai 20153356" w:date="2020-02-17T09:23:00Z">
              <w:rPr>
                <w:rStyle w:val="Hyperlink"/>
              </w:rPr>
            </w:rPrChange>
          </w:rPr>
          <w:t>https://docs.mongodb.com/manual/core/data-model-design/</w:t>
        </w:r>
        <w:r>
          <w:fldChar w:fldCharType="end"/>
        </w:r>
      </w:ins>
    </w:p>
    <w:p w14:paraId="6E7F5013" w14:textId="77777777" w:rsidR="00640809" w:rsidRPr="00CE64DF" w:rsidRDefault="00640809" w:rsidP="00640809">
      <w:pPr>
        <w:pStyle w:val="ListParagraph"/>
        <w:numPr>
          <w:ilvl w:val="0"/>
          <w:numId w:val="0"/>
        </w:numPr>
        <w:ind w:left="360"/>
        <w:rPr>
          <w:rFonts w:ascii="Arial" w:hAnsi="Arial"/>
          <w:b/>
          <w:bCs/>
          <w:i/>
          <w:iCs/>
          <w:sz w:val="20"/>
          <w:u w:val="single"/>
        </w:rPr>
      </w:pPr>
    </w:p>
    <w:p w14:paraId="252FD3AD" w14:textId="77777777" w:rsidR="00640809" w:rsidRPr="00CE64DF" w:rsidRDefault="00640809" w:rsidP="0026106F">
      <w:pPr>
        <w:pStyle w:val="Heading3"/>
      </w:pPr>
      <w:bookmarkStart w:id="531" w:name="_Toc32671778"/>
      <w:r w:rsidRPr="00CE64DF">
        <w:t>Mô tả:</w:t>
      </w:r>
      <w:bookmarkEnd w:id="531"/>
    </w:p>
    <w:p w14:paraId="36D8678B" w14:textId="04CBE2EB" w:rsidR="00640809" w:rsidRDefault="00640809" w:rsidP="00640809">
      <w:pPr>
        <w:rPr>
          <w:ins w:id="532" w:author="Nguyen Viet Thai 20153356" w:date="2020-02-17T10:28:00Z"/>
        </w:rPr>
      </w:pPr>
      <w:r w:rsidRPr="00CE64DF">
        <w:t>Hệ thống quản lý công việc quản lý cho nhiều công ty cùng một lúc vì thế sẽ cần phải có sự phân biệt các đối tượng giữa các công ty với nhau. Vì thế mỗi một user, role, department, resource</w:t>
      </w:r>
      <w:r w:rsidR="0026106F">
        <w:t xml:space="preserve"> </w:t>
      </w:r>
      <w:r w:rsidRPr="00CE64DF">
        <w:t>(</w:t>
      </w:r>
      <w:del w:id="533" w:author="Nguyen Viet Thai 20153356" w:date="2020-02-17T08:56:00Z">
        <w:r w:rsidRPr="00CE64DF" w:rsidDel="00411786">
          <w:delText xml:space="preserve"> </w:delText>
        </w:r>
      </w:del>
      <w:r w:rsidRPr="00CE64DF">
        <w:t>link, component, …</w:t>
      </w:r>
      <w:del w:id="534" w:author="Nguyen Viet Thai 20153356" w:date="2020-02-17T08:56:00Z">
        <w:r w:rsidRPr="00CE64DF" w:rsidDel="00411786">
          <w:delText xml:space="preserve"> </w:delText>
        </w:r>
      </w:del>
      <w:r w:rsidRPr="00CE64DF">
        <w:t xml:space="preserve">) sẽ có một thuộc tính là company – để xác định user, role,   department , resource đó của công ty nào. </w:t>
      </w:r>
    </w:p>
    <w:p w14:paraId="746F301D" w14:textId="523688D7" w:rsidR="00205A56" w:rsidRPr="00CE64DF" w:rsidRDefault="00205A56" w:rsidP="00205A56">
      <w:pPr>
        <w:rPr>
          <w:ins w:id="535" w:author="Nguyen Viet Thai 20153356" w:date="2020-02-17T10:28:00Z"/>
          <w:noProof/>
        </w:rPr>
      </w:pPr>
      <w:ins w:id="536" w:author="Nguyen Viet Thai 20153356" w:date="2020-02-17T10:28:00Z">
        <w:r>
          <w:rPr>
            <w:noProof/>
          </w:rPr>
          <w:t>G</w:t>
        </w:r>
        <w:r w:rsidRPr="00CE64DF">
          <w:rPr>
            <w:noProof/>
          </w:rPr>
          <w:t>iữa Link (1 page) và Component (Thành phần của gian diện ) có mối liên hệ</w:t>
        </w:r>
        <w:r>
          <w:rPr>
            <w:noProof/>
          </w:rPr>
          <w:t xml:space="preserve"> One to Many</w:t>
        </w:r>
        <w:r w:rsidRPr="00CE64DF">
          <w:rPr>
            <w:noProof/>
          </w:rPr>
          <w:t>– 1 trang sẽ bao gồm nhiều thành phần (button, form, …) thì mối liên hệ này sẽ được biểu diễn : trong collection Link sẽ có 1 trường là components – định d</w:t>
        </w:r>
        <w:r>
          <w:rPr>
            <w:noProof/>
          </w:rPr>
          <w:t>anh</w:t>
        </w:r>
        <w:r w:rsidRPr="00CE64DF">
          <w:rPr>
            <w:noProof/>
          </w:rPr>
          <w:t xml:space="preserve"> là một mảng các Id của component tương ứng với page này.</w:t>
        </w:r>
      </w:ins>
    </w:p>
    <w:p w14:paraId="1CCCF4AA" w14:textId="77777777" w:rsidR="00205A56" w:rsidRPr="00CE64DF" w:rsidRDefault="00205A56" w:rsidP="00640809"/>
    <w:p w14:paraId="27091537" w14:textId="5F9C8A76" w:rsidR="00640809" w:rsidRPr="00CE64DF" w:rsidRDefault="00640809" w:rsidP="00640809">
      <w:r w:rsidRPr="00CE64DF">
        <w:lastRenderedPageBreak/>
        <w:t xml:space="preserve">Giữa User và Role có mối liên hệ </w:t>
      </w:r>
      <w:ins w:id="537" w:author="Nguyen Viet Thai 20153356" w:date="2020-02-17T10:24:00Z">
        <w:r w:rsidR="000217A0">
          <w:t>là một user có thể có nhiề</w:t>
        </w:r>
      </w:ins>
      <w:ins w:id="538" w:author="Nguyen Viet Thai 20153356" w:date="2020-02-17T10:25:00Z">
        <w:r w:rsidR="000217A0">
          <w:t xml:space="preserve">u role và một role có thể là role của 1 hoặc nhiều user. Điều này khá giống với quan hệ </w:t>
        </w:r>
      </w:ins>
      <w:del w:id="539" w:author="Nguyen Viet Thai 20153356" w:date="2020-02-17T10:25:00Z">
        <w:r w:rsidRPr="00CE64DF" w:rsidDel="000217A0">
          <w:delText>Many to Many</w:delText>
        </w:r>
      </w:del>
      <w:ins w:id="540" w:author="Nguyen Viet Thai 20153356" w:date="2020-02-17T10:25:00Z">
        <w:r w:rsidR="000217A0">
          <w:t>n-n</w:t>
        </w:r>
      </w:ins>
      <w:r w:rsidRPr="00CE64DF">
        <w:t xml:space="preserve"> (</w:t>
      </w:r>
      <w:del w:id="541" w:author="Nguyen Viet Thai 20153356" w:date="2020-02-17T08:56:00Z">
        <w:r w:rsidRPr="00CE64DF" w:rsidDel="00411786">
          <w:delText xml:space="preserve"> </w:delText>
        </w:r>
      </w:del>
      <w:del w:id="542" w:author="Nguyen Viet Thai 20153356" w:date="2020-02-17T10:25:00Z">
        <w:r w:rsidRPr="00CE64DF" w:rsidDel="000217A0">
          <w:delText xml:space="preserve">giống </w:delText>
        </w:r>
      </w:del>
      <w:r w:rsidRPr="00CE64DF">
        <w:t>trong cơ sở dữ liệu quan hệ</w:t>
      </w:r>
      <w:del w:id="543" w:author="Nguyen Viet Thai 20153356" w:date="2020-02-17T08:56:00Z">
        <w:r w:rsidRPr="00CE64DF" w:rsidDel="00411786">
          <w:delText xml:space="preserve"> </w:delText>
        </w:r>
      </w:del>
      <w:r w:rsidRPr="00CE64DF">
        <w:t>)</w:t>
      </w:r>
      <w:ins w:id="544" w:author="Nguyen Viet Thai 20153356" w:date="2020-02-17T10:25:00Z">
        <w:r w:rsidR="000217A0">
          <w:t xml:space="preserve">. Tuy nhiên </w:t>
        </w:r>
      </w:ins>
      <w:ins w:id="545" w:author="Nguyen Viet Thai 20153356" w:date="2020-02-17T10:29:00Z">
        <w:r w:rsidR="00205A56">
          <w:t xml:space="preserve">trong MongoDB hiện tại chưa có khái niệm </w:t>
        </w:r>
      </w:ins>
      <w:ins w:id="546" w:author="Nguyen Viet Thai 20153356" w:date="2020-02-17T10:27:00Z">
        <w:r w:rsidR="000217A0">
          <w:t>(Many to Many)</w:t>
        </w:r>
        <w:r w:rsidR="00205A56">
          <w:t xml:space="preserve"> </w:t>
        </w:r>
      </w:ins>
      <w:ins w:id="547" w:author="Nguyen Viet Thai 20153356" w:date="2020-02-17T10:26:00Z">
        <w:r w:rsidR="000217A0">
          <w:t xml:space="preserve">nên </w:t>
        </w:r>
      </w:ins>
      <w:ins w:id="548" w:author="Nguyen Viet Thai 20153356" w:date="2020-02-17T10:29:00Z">
        <w:r w:rsidR="00205A56">
          <w:t xml:space="preserve">để thể hiện </w:t>
        </w:r>
      </w:ins>
      <w:ins w:id="549" w:author="Nguyen Viet Thai 20153356" w:date="2020-02-17T10:30:00Z">
        <w:r w:rsidR="00205A56">
          <w:t xml:space="preserve">được quan hệ Many to Many như của cơ sở dữ liệu quan hệ thì </w:t>
        </w:r>
      </w:ins>
      <w:del w:id="550" w:author="Nguyen Viet Thai 20153356" w:date="2020-02-17T10:25:00Z">
        <w:r w:rsidRPr="00CE64DF" w:rsidDel="000217A0">
          <w:delText xml:space="preserve"> </w:delText>
        </w:r>
      </w:del>
      <w:ins w:id="551" w:author="Nguyen Viet Thai 20153356" w:date="2020-02-17T10:26:00Z">
        <w:r w:rsidR="000217A0">
          <w:t xml:space="preserve">chúng ta sẽ </w:t>
        </w:r>
      </w:ins>
      <w:del w:id="552" w:author="Nguyen Viet Thai 20153356" w:date="2020-02-17T10:26:00Z">
        <w:r w:rsidRPr="00CE64DF" w:rsidDel="000217A0">
          <w:delText xml:space="preserve">=&gt; </w:delText>
        </w:r>
      </w:del>
      <w:r w:rsidRPr="00CE64DF">
        <w:t xml:space="preserve">xây dựng collection trung gian UserRole để lưu giữ mối </w:t>
      </w:r>
      <w:del w:id="553" w:author="Nguyen Viet Thai 20153356" w:date="2020-02-17T10:26:00Z">
        <w:r w:rsidRPr="00CE64DF" w:rsidDel="000217A0">
          <w:delText>quan hệ đó</w:delText>
        </w:r>
      </w:del>
      <w:ins w:id="554" w:author="Nguyen Viet Thai 20153356" w:date="2020-02-17T10:26:00Z">
        <w:r w:rsidR="000217A0">
          <w:t>liên hệ này</w:t>
        </w:r>
      </w:ins>
      <w:r w:rsidRPr="00CE64DF">
        <w:t>.</w:t>
      </w:r>
      <w:ins w:id="555" w:author="Nguyen Viet Thai 20153356" w:date="2020-02-17T10:30:00Z">
        <w:r w:rsidR="00205A56">
          <w:t xml:space="preserve"> Cụ thể, mỗi một bản ghi trong UserRole sẽ là m</w:t>
        </w:r>
      </w:ins>
      <w:ins w:id="556" w:author="Nguyen Viet Thai 20153356" w:date="2020-02-17T10:31:00Z">
        <w:r w:rsidR="00205A56">
          <w:t>ột cặp giá trị(user, role).</w:t>
        </w:r>
      </w:ins>
      <w:r w:rsidRPr="00CE64DF">
        <w:t xml:space="preserve"> Trong model User (</w:t>
      </w:r>
      <w:ins w:id="557" w:author="Nguyen Viet Thai 20153356" w:date="2020-02-17T08:56:00Z">
        <w:r w:rsidR="00411786">
          <w:t>c</w:t>
        </w:r>
      </w:ins>
      <w:del w:id="558" w:author="Nguyen Viet Thai 20153356" w:date="2020-02-17T08:56:00Z">
        <w:r w:rsidRPr="00CE64DF" w:rsidDel="00411786">
          <w:delText xml:space="preserve"> c</w:delText>
        </w:r>
      </w:del>
      <w:r w:rsidRPr="00CE64DF">
        <w:t>ode phần server</w:t>
      </w:r>
      <w:del w:id="559" w:author="Nguyen Viet Thai 20153356" w:date="2020-02-17T08:56:00Z">
        <w:r w:rsidRPr="00CE64DF" w:rsidDel="00411786">
          <w:delText xml:space="preserve"> </w:delText>
        </w:r>
      </w:del>
      <w:r w:rsidRPr="00CE64DF">
        <w:t>) có một trường ảo là roles – sẽ truy xuất tất cả những role mà user này có. Ngược lại với model Role sẽ có một trường ảo là users – sẽ truy xuất tất cả những user có role này.</w:t>
      </w:r>
    </w:p>
    <w:p w14:paraId="766273EC" w14:textId="77777777" w:rsidR="0026106F" w:rsidRDefault="00640809" w:rsidP="00640809">
      <w:pPr>
        <w:rPr>
          <w:noProof/>
        </w:rPr>
      </w:pPr>
      <w:r w:rsidRPr="00CE64DF">
        <w:rPr>
          <w:noProof/>
        </w:rPr>
        <w:drawing>
          <wp:inline distT="0" distB="0" distL="0" distR="0" wp14:anchorId="20851927" wp14:editId="6F8ACC53">
            <wp:extent cx="2562895" cy="1577340"/>
            <wp:effectExtent l="0" t="0" r="889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2895" cy="1577340"/>
                    </a:xfrm>
                    <a:prstGeom prst="rect">
                      <a:avLst/>
                    </a:prstGeom>
                  </pic:spPr>
                </pic:pic>
              </a:graphicData>
            </a:graphic>
          </wp:inline>
        </w:drawing>
      </w:r>
      <w:r w:rsidRPr="00CE64DF">
        <w:rPr>
          <w:noProof/>
        </w:rPr>
        <w:t xml:space="preserve">  </w:t>
      </w:r>
    </w:p>
    <w:p w14:paraId="227FB107" w14:textId="507367D0" w:rsidR="00640809" w:rsidRPr="00CE64DF" w:rsidRDefault="00640809" w:rsidP="00640809">
      <w:pPr>
        <w:rPr>
          <w:noProof/>
        </w:rPr>
      </w:pPr>
      <w:r w:rsidRPr="00CE64DF">
        <w:rPr>
          <w:noProof/>
        </w:rPr>
        <w:drawing>
          <wp:inline distT="0" distB="0" distL="0" distR="0" wp14:anchorId="2514E4A2" wp14:editId="141DA5EE">
            <wp:extent cx="2818765" cy="1590310"/>
            <wp:effectExtent l="0" t="0" r="63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8765" cy="1590310"/>
                    </a:xfrm>
                    <a:prstGeom prst="rect">
                      <a:avLst/>
                    </a:prstGeom>
                  </pic:spPr>
                </pic:pic>
              </a:graphicData>
            </a:graphic>
          </wp:inline>
        </w:drawing>
      </w:r>
    </w:p>
    <w:p w14:paraId="17B72F6A" w14:textId="77777777" w:rsidR="00640809" w:rsidRPr="00CE64DF" w:rsidRDefault="00640809" w:rsidP="00640809">
      <w:pPr>
        <w:rPr>
          <w:noProof/>
        </w:rPr>
      </w:pPr>
      <w:r w:rsidRPr="00CE64DF">
        <w:rPr>
          <w:noProof/>
        </w:rPr>
        <w:t>Tương tự với mối liên hệ giữa role và các loại tài nguyên cũng là Many to Many (</w:t>
      </w:r>
      <w:del w:id="560" w:author="Microsoft Office User" w:date="2020-02-16T09:40:00Z">
        <w:r w:rsidRPr="00CE64DF" w:rsidDel="00F82B7E">
          <w:rPr>
            <w:noProof/>
          </w:rPr>
          <w:delText xml:space="preserve"> </w:delText>
        </w:r>
      </w:del>
      <w:r w:rsidRPr="00CE64DF">
        <w:rPr>
          <w:noProof/>
        </w:rPr>
        <w:t>collection trung gian là  Privilege</w:t>
      </w:r>
      <w:commentRangeStart w:id="561"/>
      <w:del w:id="562" w:author="Nguyen Viet Thai 20153356" w:date="2020-02-17T08:56:00Z">
        <w:r w:rsidRPr="00CE64DF" w:rsidDel="00411786">
          <w:rPr>
            <w:noProof/>
          </w:rPr>
          <w:delText xml:space="preserve"> </w:delText>
        </w:r>
      </w:del>
      <w:commentRangeEnd w:id="561"/>
      <w:r w:rsidR="00F82B7E">
        <w:rPr>
          <w:rStyle w:val="CommentReference"/>
          <w:rFonts w:cs="Times New Roman"/>
          <w:lang w:val="en-GB"/>
        </w:rPr>
        <w:commentReference w:id="561"/>
      </w:r>
      <w:r w:rsidRPr="00CE64DF">
        <w:rPr>
          <w:noProof/>
        </w:rPr>
        <w:t>) thì sẽ có các trường ảo cho thuộc tính tương ứng để truy xuất dữ liệu giữa hai bên. Ví dụ như 1 role có quyền với nhiều trang (</w:t>
      </w:r>
      <w:del w:id="563" w:author="Nguyen Viet Thai 20153356" w:date="2020-02-17T08:56:00Z">
        <w:r w:rsidRPr="00CE64DF" w:rsidDel="00411786">
          <w:rPr>
            <w:noProof/>
          </w:rPr>
          <w:delText xml:space="preserve"> </w:delText>
        </w:r>
      </w:del>
      <w:r w:rsidRPr="00CE64DF">
        <w:rPr>
          <w:noProof/>
        </w:rPr>
        <w:t>có trường ảo là links</w:t>
      </w:r>
      <w:del w:id="564" w:author="Nguyen Viet Thai 20153356" w:date="2020-02-17T08:56:00Z">
        <w:r w:rsidRPr="00CE64DF" w:rsidDel="00411786">
          <w:rPr>
            <w:noProof/>
          </w:rPr>
          <w:delText xml:space="preserve"> </w:delText>
        </w:r>
      </w:del>
      <w:r w:rsidRPr="00CE64DF">
        <w:rPr>
          <w:noProof/>
        </w:rPr>
        <w:t>) , có quyền với nhiều componet (có trường ảo là components</w:t>
      </w:r>
      <w:del w:id="565" w:author="Nguyen Viet Thai 20153356" w:date="2020-02-17T08:56:00Z">
        <w:r w:rsidRPr="00CE64DF" w:rsidDel="00411786">
          <w:rPr>
            <w:noProof/>
          </w:rPr>
          <w:delText xml:space="preserve"> </w:delText>
        </w:r>
      </w:del>
      <w:r w:rsidRPr="00CE64DF">
        <w:rPr>
          <w:noProof/>
        </w:rPr>
        <w:t>) như hình mô tả cấu trúc của Role như ở trên. Tương ứng với mỗi một loài nguyên sẽ đi kèm với một action cấp phép cho role có quyền với tài nguyên được phép làm những gì với tài nguyên đó (</w:t>
      </w:r>
      <w:del w:id="566" w:author="Nguyen Viet Thai 20153356" w:date="2020-02-17T08:56:00Z">
        <w:r w:rsidRPr="00CE64DF" w:rsidDel="00411786">
          <w:rPr>
            <w:noProof/>
          </w:rPr>
          <w:delText xml:space="preserve"> </w:delText>
        </w:r>
      </w:del>
      <w:r w:rsidRPr="00CE64DF">
        <w:rPr>
          <w:noProof/>
        </w:rPr>
        <w:t>xem, sửa, xóa,…</w:t>
      </w:r>
      <w:del w:id="567" w:author="Nguyen Viet Thai 20153356" w:date="2020-02-17T08:56:00Z">
        <w:r w:rsidRPr="00CE64DF" w:rsidDel="00411786">
          <w:rPr>
            <w:noProof/>
          </w:rPr>
          <w:delText xml:space="preserve"> </w:delText>
        </w:r>
      </w:del>
      <w:r w:rsidRPr="00CE64DF">
        <w:rPr>
          <w:noProof/>
        </w:rPr>
        <w:t>).</w:t>
      </w:r>
    </w:p>
    <w:p w14:paraId="69A2AF20" w14:textId="0ED4624D" w:rsidR="00640809" w:rsidRPr="00CE64DF" w:rsidDel="00205A56" w:rsidRDefault="00640809" w:rsidP="00640809">
      <w:pPr>
        <w:rPr>
          <w:del w:id="568" w:author="Nguyen Viet Thai 20153356" w:date="2020-02-17T10:28:00Z"/>
          <w:noProof/>
        </w:rPr>
      </w:pPr>
      <w:commentRangeStart w:id="569"/>
      <w:del w:id="570" w:author="Nguyen Viet Thai 20153356" w:date="2020-02-17T10:27:00Z">
        <w:r w:rsidRPr="00CE64DF" w:rsidDel="00205A56">
          <w:rPr>
            <w:noProof/>
          </w:rPr>
          <w:lastRenderedPageBreak/>
          <w:delText>Ngoài ra, g</w:delText>
        </w:r>
      </w:del>
      <w:del w:id="571" w:author="Nguyen Viet Thai 20153356" w:date="2020-02-17T10:28:00Z">
        <w:r w:rsidRPr="00CE64DF" w:rsidDel="00205A56">
          <w:rPr>
            <w:noProof/>
          </w:rPr>
          <w:delText>iữa Link (</w:delText>
        </w:r>
      </w:del>
      <w:del w:id="572" w:author="Nguyen Viet Thai 20153356" w:date="2020-02-17T08:56:00Z">
        <w:r w:rsidRPr="00CE64DF" w:rsidDel="00411786">
          <w:rPr>
            <w:noProof/>
          </w:rPr>
          <w:delText xml:space="preserve"> </w:delText>
        </w:r>
      </w:del>
      <w:del w:id="573" w:author="Nguyen Viet Thai 20153356" w:date="2020-02-17T10:28:00Z">
        <w:r w:rsidRPr="00CE64DF" w:rsidDel="00205A56">
          <w:rPr>
            <w:noProof/>
          </w:rPr>
          <w:delText>1 page</w:delText>
        </w:r>
      </w:del>
      <w:del w:id="574" w:author="Nguyen Viet Thai 20153356" w:date="2020-02-17T08:56:00Z">
        <w:r w:rsidRPr="00CE64DF" w:rsidDel="00411786">
          <w:rPr>
            <w:noProof/>
          </w:rPr>
          <w:delText xml:space="preserve"> </w:delText>
        </w:r>
      </w:del>
      <w:del w:id="575" w:author="Nguyen Viet Thai 20153356" w:date="2020-02-17T10:28:00Z">
        <w:r w:rsidRPr="00CE64DF" w:rsidDel="00205A56">
          <w:rPr>
            <w:noProof/>
          </w:rPr>
          <w:delText>) và Component (</w:delText>
        </w:r>
      </w:del>
      <w:del w:id="576" w:author="Nguyen Viet Thai 20153356" w:date="2020-02-17T08:56:00Z">
        <w:r w:rsidRPr="00CE64DF" w:rsidDel="00411786">
          <w:rPr>
            <w:noProof/>
          </w:rPr>
          <w:delText xml:space="preserve"> </w:delText>
        </w:r>
      </w:del>
      <w:del w:id="577" w:author="Nguyen Viet Thai 20153356" w:date="2020-02-17T10:28:00Z">
        <w:r w:rsidRPr="00CE64DF" w:rsidDel="00205A56">
          <w:rPr>
            <w:noProof/>
          </w:rPr>
          <w:delText>Thành phần của gian diện ) có mối liên hệ 1 nhiều – 1 trang sẽ bao gồm nhiều thành phần (</w:delText>
        </w:r>
      </w:del>
      <w:del w:id="578" w:author="Nguyen Viet Thai 20153356" w:date="2020-02-17T08:56:00Z">
        <w:r w:rsidRPr="00CE64DF" w:rsidDel="00411786">
          <w:rPr>
            <w:noProof/>
          </w:rPr>
          <w:delText xml:space="preserve"> </w:delText>
        </w:r>
      </w:del>
      <w:del w:id="579" w:author="Nguyen Viet Thai 20153356" w:date="2020-02-17T10:28:00Z">
        <w:r w:rsidRPr="00CE64DF" w:rsidDel="00205A56">
          <w:rPr>
            <w:noProof/>
          </w:rPr>
          <w:delText>button, form, …</w:delText>
        </w:r>
      </w:del>
      <w:del w:id="580" w:author="Nguyen Viet Thai 20153356" w:date="2020-02-17T08:56:00Z">
        <w:r w:rsidRPr="00CE64DF" w:rsidDel="00411786">
          <w:rPr>
            <w:noProof/>
          </w:rPr>
          <w:delText xml:space="preserve"> </w:delText>
        </w:r>
      </w:del>
      <w:del w:id="581" w:author="Nguyen Viet Thai 20153356" w:date="2020-02-17T10:28:00Z">
        <w:r w:rsidRPr="00CE64DF" w:rsidDel="00205A56">
          <w:rPr>
            <w:noProof/>
          </w:rPr>
          <w:delText>) thì mối liên hệ này sẽ được biểu diễn : trong collection Link sẽ có 1 trường là components – định d</w:delText>
        </w:r>
      </w:del>
      <w:del w:id="582" w:author="Nguyen Viet Thai 20153356" w:date="2020-02-17T09:01:00Z">
        <w:r w:rsidRPr="00CE64DF" w:rsidDel="00C80B9C">
          <w:rPr>
            <w:noProof/>
          </w:rPr>
          <w:delText>ạnh</w:delText>
        </w:r>
      </w:del>
      <w:del w:id="583" w:author="Nguyen Viet Thai 20153356" w:date="2020-02-17T10:28:00Z">
        <w:r w:rsidRPr="00CE64DF" w:rsidDel="00205A56">
          <w:rPr>
            <w:noProof/>
          </w:rPr>
          <w:delText xml:space="preserve"> là một mảng các Id của component tương ứng với page này.</w:delText>
        </w:r>
        <w:commentRangeEnd w:id="569"/>
        <w:r w:rsidR="009D48BD" w:rsidDel="00205A56">
          <w:rPr>
            <w:rStyle w:val="CommentReference"/>
            <w:rFonts w:cs="Times New Roman"/>
            <w:lang w:val="en-GB"/>
          </w:rPr>
          <w:commentReference w:id="569"/>
        </w:r>
      </w:del>
    </w:p>
    <w:p w14:paraId="328D8769" w14:textId="6B510124" w:rsidR="008A1BD2" w:rsidRDefault="008A4F5D" w:rsidP="008A4F5D">
      <w:pPr>
        <w:pStyle w:val="Heading1"/>
      </w:pPr>
      <w:bookmarkStart w:id="584" w:name="_Toc32671779"/>
      <w:r>
        <w:lastRenderedPageBreak/>
        <w:t>P</w:t>
      </w:r>
      <w:r w:rsidR="008A1BD2">
        <w:t>roject Quản Lý Công Việc</w:t>
      </w:r>
      <w:bookmarkEnd w:id="584"/>
    </w:p>
    <w:p w14:paraId="7A90A759" w14:textId="144AE8E5" w:rsidR="008A1BD2" w:rsidRPr="00E53A97" w:rsidRDefault="008A1BD2" w:rsidP="00D22AC5">
      <w:pPr>
        <w:pStyle w:val="Heading2"/>
      </w:pPr>
      <w:bookmarkStart w:id="585" w:name="_Toc32671780"/>
      <w:r w:rsidRPr="00E53A97">
        <w:t>Coding convention</w:t>
      </w:r>
      <w:bookmarkEnd w:id="585"/>
    </w:p>
    <w:p w14:paraId="1A710A3B" w14:textId="2F96ACEE" w:rsidR="008A1BD2" w:rsidRPr="00E53A97" w:rsidRDefault="008A1BD2" w:rsidP="00D22AC5">
      <w:pPr>
        <w:pStyle w:val="Heading3"/>
      </w:pPr>
      <w:bookmarkStart w:id="586" w:name="_Toc32671781"/>
      <w:r w:rsidRPr="00E53A97">
        <w:t>MongoDB</w:t>
      </w:r>
      <w:bookmarkEnd w:id="586"/>
    </w:p>
    <w:p w14:paraId="6158B905" w14:textId="77777777" w:rsidR="00D22AC5" w:rsidRPr="00CE64DF" w:rsidRDefault="00D22AC5" w:rsidP="00D22AC5">
      <w:pPr>
        <w:pStyle w:val="Heading4"/>
      </w:pPr>
      <w:r w:rsidRPr="00CE64DF">
        <w:t>Quy tắc chung</w:t>
      </w:r>
    </w:p>
    <w:p w14:paraId="23BED6D3" w14:textId="4203C417" w:rsidR="00D22AC5" w:rsidRPr="00A61EA1" w:rsidRDefault="00D22AC5" w:rsidP="00D22AC5">
      <w:pPr>
        <w:rPr>
          <w:lang w:val="vi-VN"/>
        </w:rPr>
      </w:pPr>
      <w:r w:rsidRPr="00A61EA1">
        <w:rPr>
          <w:lang w:val="vi-VN"/>
        </w:rPr>
        <w:t xml:space="preserve">Sử dụng </w:t>
      </w:r>
      <w:ins w:id="587" w:author="Nguyen Viet Thai 20153356" w:date="2020-02-16T14:12:00Z">
        <w:r w:rsidR="00B901EE" w:rsidRPr="00B901EE">
          <w:rPr>
            <w:lang w:val="vi-VN"/>
            <w:rPrChange w:id="588" w:author="Nguyen Viet Thai 20153356" w:date="2020-02-16T14:12:00Z">
              <w:rPr/>
            </w:rPrChange>
          </w:rPr>
          <w:t xml:space="preserve">4 space </w:t>
        </w:r>
      </w:ins>
      <w:del w:id="589" w:author="Nguyen Viet Thai 20153356" w:date="2020-02-16T14:11:00Z">
        <w:r w:rsidRPr="00A61EA1" w:rsidDel="00B901EE">
          <w:rPr>
            <w:lang w:val="vi-VN"/>
          </w:rPr>
          <w:delText>tab</w:delText>
        </w:r>
      </w:del>
      <w:del w:id="590" w:author="Nguyen Viet Thai 20153356" w:date="2020-02-16T14:12:00Z">
        <w:r w:rsidRPr="00A61EA1" w:rsidDel="00B901EE">
          <w:rPr>
            <w:lang w:val="vi-VN"/>
          </w:rPr>
          <w:delText xml:space="preserve"> </w:delText>
        </w:r>
      </w:del>
      <w:r w:rsidRPr="00A61EA1">
        <w:rPr>
          <w:lang w:val="vi-VN"/>
        </w:rPr>
        <w:t>để lùi đầu dòng</w:t>
      </w:r>
      <w:ins w:id="591" w:author="Nguyen Viet Thai 20153356" w:date="2020-02-16T14:10:00Z">
        <w:r w:rsidR="00B901EE" w:rsidRPr="00B901EE">
          <w:rPr>
            <w:lang w:val="vi-VN"/>
            <w:rPrChange w:id="592" w:author="Nguyen Viet Thai 20153356" w:date="2020-02-16T14:10:00Z">
              <w:rPr/>
            </w:rPrChange>
          </w:rPr>
          <w:t>,</w:t>
        </w:r>
      </w:ins>
      <w:del w:id="593" w:author="Nguyen Viet Thai 20153356" w:date="2020-02-16T14:10:00Z">
        <w:r w:rsidRPr="00A61EA1" w:rsidDel="00B901EE">
          <w:rPr>
            <w:lang w:val="vi-VN"/>
          </w:rPr>
          <w:delText xml:space="preserve"> đối,</w:delText>
        </w:r>
      </w:del>
      <w:r w:rsidRPr="00A61EA1">
        <w:rPr>
          <w:lang w:val="vi-VN"/>
        </w:rPr>
        <w:t xml:space="preserve"> điều này áp dụng cho tất cả những mã code của MongoDB và cho tất cả các đối tượng sử dụng mongoDB (Queries, documents)</w:t>
      </w:r>
    </w:p>
    <w:p w14:paraId="6B44269B" w14:textId="77777777" w:rsidR="00D22AC5" w:rsidRPr="00A61EA1" w:rsidRDefault="00D22AC5" w:rsidP="00D22AC5">
      <w:pPr>
        <w:rPr>
          <w:lang w:val="vi-VN"/>
        </w:rPr>
      </w:pPr>
      <w:r w:rsidRPr="00A61EA1">
        <w:rPr>
          <w:lang w:val="vi-VN"/>
        </w:rPr>
        <w:t>Luôn có một khoảng trắng sau dấu hai chấm</w:t>
      </w:r>
    </w:p>
    <w:p w14:paraId="3089ECDD" w14:textId="77777777" w:rsidR="00D22AC5" w:rsidRPr="00A61EA1" w:rsidRDefault="00D22AC5" w:rsidP="00D22AC5">
      <w:pPr>
        <w:rPr>
          <w:lang w:val="vi-VN"/>
        </w:rPr>
      </w:pPr>
      <w:r w:rsidRPr="00A61EA1">
        <w:rPr>
          <w:lang w:val="vi-VN"/>
        </w:rPr>
        <w:t xml:space="preserve">Dấu phẩy ở cuối </w:t>
      </w:r>
    </w:p>
    <w:p w14:paraId="3650AB22" w14:textId="77777777" w:rsidR="00D22AC5" w:rsidRPr="00A61EA1" w:rsidRDefault="00D22AC5" w:rsidP="00D22AC5">
      <w:pPr>
        <w:rPr>
          <w:lang w:val="vi-VN"/>
        </w:rPr>
      </w:pPr>
      <w:r w:rsidRPr="00A61EA1">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FC210D1" w14:textId="77777777" w:rsidR="00D22AC5" w:rsidRPr="00A61EA1" w:rsidRDefault="00D22AC5" w:rsidP="00D22AC5">
      <w:pPr>
        <w:rPr>
          <w:lang w:val="vi-VN"/>
        </w:rPr>
      </w:pPr>
      <w:r w:rsidRPr="00A61EA1">
        <w:rPr>
          <w:lang w:val="vi-VN"/>
        </w:rPr>
        <w:t>Tất cả các tên đều không được chứa khoảng trắng</w:t>
      </w:r>
    </w:p>
    <w:p w14:paraId="630BF71E" w14:textId="4B6C0A8E" w:rsidR="00D22AC5" w:rsidRPr="00A61EA1" w:rsidRDefault="00D22AC5" w:rsidP="00D22AC5">
      <w:pPr>
        <w:rPr>
          <w:lang w:val="vi-VN"/>
        </w:rPr>
      </w:pPr>
      <w:r w:rsidRPr="00A61EA1">
        <w:rPr>
          <w:lang w:val="vi-VN"/>
        </w:rPr>
        <w:t>Không có dấu gạch dưới ở giữ</w:t>
      </w:r>
      <w:ins w:id="594" w:author="Microsoft Office User" w:date="2020-02-16T09:44:00Z">
        <w:r w:rsidR="00A73761" w:rsidRPr="00196452">
          <w:rPr>
            <w:lang w:val="vi-VN"/>
            <w:rPrChange w:id="595" w:author="Nguyen Viet Thai 20153356" w:date="2020-02-16T13:15:00Z">
              <w:rPr/>
            </w:rPrChange>
          </w:rPr>
          <w:t>a</w:t>
        </w:r>
      </w:ins>
      <w:del w:id="596" w:author="Microsoft Office User" w:date="2020-02-16T09:44:00Z">
        <w:r w:rsidRPr="00A61EA1" w:rsidDel="00A73761">
          <w:rPr>
            <w:lang w:val="vi-VN"/>
          </w:rPr>
          <w:delText>u</w:delText>
        </w:r>
      </w:del>
      <w:r w:rsidRPr="00A61EA1">
        <w:rPr>
          <w:lang w:val="vi-VN"/>
        </w:rPr>
        <w:t xml:space="preserve"> tên (database, collection, fields)</w:t>
      </w:r>
      <w:ins w:id="597" w:author="Nguyen Viet Thai 20153356" w:date="2020-02-17T09:03:00Z">
        <w:r w:rsidR="009B7F34">
          <w:t>.</w:t>
        </w:r>
      </w:ins>
      <w:del w:id="598" w:author="Nguyen Viet Thai 20153356" w:date="2020-02-17T09:03:00Z">
        <w:r w:rsidRPr="00A61EA1" w:rsidDel="009B7F34">
          <w:rPr>
            <w:lang w:val="vi-VN"/>
          </w:rPr>
          <w:delText xml:space="preserve"> </w:delText>
        </w:r>
        <w:commentRangeStart w:id="599"/>
        <w:r w:rsidRPr="00A61EA1" w:rsidDel="009B7F34">
          <w:rPr>
            <w:lang w:val="vi-VN"/>
          </w:rPr>
          <w:delText>ngoại trừ những tham chiếu thủ công</w:delText>
        </w:r>
        <w:commentRangeEnd w:id="599"/>
        <w:r w:rsidR="00A73761" w:rsidDel="009B7F34">
          <w:rPr>
            <w:rStyle w:val="CommentReference"/>
            <w:rFonts w:cs="Times New Roman"/>
            <w:lang w:val="en-GB"/>
          </w:rPr>
          <w:commentReference w:id="599"/>
        </w:r>
      </w:del>
    </w:p>
    <w:p w14:paraId="5D1427E4" w14:textId="77777777" w:rsidR="00D22AC5" w:rsidRPr="00CE64DF" w:rsidRDefault="00D22AC5" w:rsidP="00D22AC5">
      <w:r w:rsidRPr="00CE64DF">
        <w:t>Tên của các collection, variables, properties và function sử dụng quy tắc lowerCamelCase. Các biến kí tự đơn hoặc viết tắt không phổ biến thì không được sử dụng.</w:t>
      </w:r>
    </w:p>
    <w:p w14:paraId="3FA7C9F4" w14:textId="77777777" w:rsidR="00D22AC5" w:rsidRDefault="00D22AC5" w:rsidP="00D22AC5">
      <w:pPr>
        <w:keepNext/>
      </w:pPr>
      <w:r w:rsidRPr="00CE64DF">
        <w:rPr>
          <w:noProof/>
        </w:rPr>
        <w:lastRenderedPageBreak/>
        <w:drawing>
          <wp:inline distT="0" distB="0" distL="0" distR="0" wp14:anchorId="7BB548C8" wp14:editId="74B62713">
            <wp:extent cx="2187575" cy="1778759"/>
            <wp:effectExtent l="152400" t="152400" r="365125" b="354965"/>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8">
                      <a:extLst>
                        <a:ext uri="{28A0092B-C50C-407E-A947-70E740481C1C}">
                          <a14:useLocalDpi xmlns:a14="http://schemas.microsoft.com/office/drawing/2010/main" val="0"/>
                        </a:ext>
                      </a:extLst>
                    </a:blip>
                    <a:stretch>
                      <a:fillRect/>
                    </a:stretch>
                  </pic:blipFill>
                  <pic:spPr>
                    <a:xfrm>
                      <a:off x="0" y="0"/>
                      <a:ext cx="2212529" cy="17990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B488B" w14:textId="600D4E9E" w:rsidR="00D22AC5" w:rsidRPr="00CE64DF" w:rsidRDefault="00D22AC5" w:rsidP="00D22AC5">
      <w:pPr>
        <w:pStyle w:val="Caption"/>
        <w:jc w:val="both"/>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rsidRPr="00D22AC5">
        <w:t xml:space="preserve"> </w:t>
      </w:r>
      <w:r w:rsidRPr="00CE64DF">
        <w:t>Ví dụ về coding convention trong MongDB</w:t>
      </w:r>
    </w:p>
    <w:p w14:paraId="6EF48CD5" w14:textId="77777777" w:rsidR="00D22AC5" w:rsidRPr="00CE64DF" w:rsidRDefault="00D22AC5" w:rsidP="00D22AC5">
      <w:pPr>
        <w:pStyle w:val="Heading4"/>
      </w:pPr>
      <w:r w:rsidRPr="00CE64DF">
        <w:t>Đặt tên Database</w:t>
      </w:r>
    </w:p>
    <w:p w14:paraId="36CBC542" w14:textId="77777777" w:rsidR="00D22AC5" w:rsidRPr="00A61EA1" w:rsidRDefault="00D22AC5" w:rsidP="00D22AC5">
      <w:pPr>
        <w:rPr>
          <w:lang w:val="vi-VN"/>
        </w:rPr>
      </w:pPr>
      <w:r w:rsidRPr="00A61EA1">
        <w:rPr>
          <w:lang w:val="vi-VN"/>
        </w:rPr>
        <w:t>Tên cơ sở dữ liệu đặt theo tên của dự án</w:t>
      </w:r>
    </w:p>
    <w:p w14:paraId="425B54CF" w14:textId="77777777" w:rsidR="00D22AC5" w:rsidRPr="00A61EA1" w:rsidRDefault="00D22AC5" w:rsidP="00D22AC5">
      <w:pPr>
        <w:rPr>
          <w:lang w:val="vi-VN"/>
        </w:rPr>
      </w:pPr>
      <w:r w:rsidRPr="00A61EA1">
        <w:rPr>
          <w:lang w:val="vi-VN"/>
        </w:rPr>
        <w:t>Sử dụng UpperCamelCase</w:t>
      </w:r>
    </w:p>
    <w:p w14:paraId="44D16F40" w14:textId="77777777" w:rsidR="00D22AC5" w:rsidRPr="00A61EA1" w:rsidRDefault="00D22AC5" w:rsidP="00D22AC5">
      <w:pPr>
        <w:rPr>
          <w:lang w:val="vi-VN"/>
        </w:rPr>
      </w:pPr>
      <w:r w:rsidRPr="00A61EA1">
        <w:rPr>
          <w:lang w:val="vi-VN"/>
        </w:rPr>
        <w:t>Tên cơ sở dữ liệu không được dài quá (ít hơn 64 bytes)</w:t>
      </w:r>
    </w:p>
    <w:p w14:paraId="31A5D33A" w14:textId="77777777" w:rsidR="00D22AC5" w:rsidRPr="00A61EA1" w:rsidRDefault="00D22AC5" w:rsidP="00D22AC5">
      <w:pPr>
        <w:rPr>
          <w:lang w:val="vi-VN"/>
        </w:rPr>
      </w:pPr>
      <w:r w:rsidRPr="00A61EA1">
        <w:rPr>
          <w:lang w:val="vi-VN"/>
        </w:rPr>
        <w:t>Tên cơ sở dữ liệu phải luôn phân biệt chữ hoa chữ thường</w:t>
      </w:r>
    </w:p>
    <w:p w14:paraId="41A51DE7" w14:textId="77777777" w:rsidR="00D22AC5" w:rsidRPr="00A61EA1" w:rsidRDefault="00D22AC5" w:rsidP="00D22AC5">
      <w:pPr>
        <w:rPr>
          <w:lang w:val="vi-VN"/>
        </w:rPr>
      </w:pPr>
      <w:r w:rsidRPr="00A61EA1">
        <w:rPr>
          <w:lang w:val="vi-VN"/>
        </w:rPr>
        <w:t>Tên cơ sở dữ liệu không được chứa các ký tự đặc biệt “/, \, ., “, *, &lt;, &gt;, :, |, ?, $”. Đồng thời cũng không được chứa các khoảng trắng hoặc chuỗi rỗng</w:t>
      </w:r>
    </w:p>
    <w:p w14:paraId="76790BD8" w14:textId="77777777" w:rsidR="00D22AC5" w:rsidRPr="00A61EA1" w:rsidRDefault="00D22AC5" w:rsidP="00D22AC5">
      <w:pPr>
        <w:rPr>
          <w:lang w:val="vi-VN"/>
        </w:rPr>
      </w:pPr>
    </w:p>
    <w:p w14:paraId="1CC85103" w14:textId="77777777" w:rsidR="00D22AC5" w:rsidRPr="00CE64DF" w:rsidRDefault="00D22AC5" w:rsidP="00D22AC5">
      <w:pPr>
        <w:pStyle w:val="Heading4"/>
      </w:pPr>
      <w:r w:rsidRPr="00CE64DF">
        <w:t>Đặt tên Collection</w:t>
      </w:r>
    </w:p>
    <w:p w14:paraId="4BD89729" w14:textId="77777777" w:rsidR="00D22AC5" w:rsidRPr="00CE64DF" w:rsidRDefault="00D22AC5" w:rsidP="00D22AC5">
      <w:r w:rsidRPr="00CE64DF">
        <w:t>Sử dụng UpperCamelCase</w:t>
      </w:r>
    </w:p>
    <w:p w14:paraId="4F2BED24" w14:textId="77777777" w:rsidR="00D22AC5" w:rsidRPr="00CE64DF" w:rsidRDefault="00D22AC5" w:rsidP="00D22AC5">
      <w:r w:rsidRPr="00CE64DF">
        <w:t>Tên collection không được chứa khoảng trắng hoặc là chuỗi rỗng</w:t>
      </w:r>
    </w:p>
    <w:p w14:paraId="63355179" w14:textId="77777777" w:rsidR="00D22AC5" w:rsidRPr="00CE64DF" w:rsidRDefault="00D22AC5" w:rsidP="00D22AC5"/>
    <w:p w14:paraId="0F836F2B" w14:textId="77777777" w:rsidR="00D22AC5" w:rsidRPr="00CE64DF" w:rsidRDefault="00D22AC5" w:rsidP="00D22AC5">
      <w:pPr>
        <w:pStyle w:val="Heading4"/>
      </w:pPr>
      <w:r w:rsidRPr="00CE64DF">
        <w:t>Đặt tên Field</w:t>
      </w:r>
    </w:p>
    <w:p w14:paraId="404C80CA" w14:textId="77777777" w:rsidR="00D22AC5" w:rsidRPr="00CE64DF" w:rsidRDefault="00D22AC5" w:rsidP="00D22AC5">
      <w:r w:rsidRPr="00CE64DF">
        <w:t>Sử dụng LowerCase</w:t>
      </w:r>
    </w:p>
    <w:p w14:paraId="51F599C0" w14:textId="77777777" w:rsidR="00D22AC5" w:rsidRPr="00CE64DF" w:rsidRDefault="00D22AC5" w:rsidP="00D22AC5">
      <w:r w:rsidRPr="00CE64DF">
        <w:t>Không sử dụng dấu gạch dưới trong tên trường ngoại trừ id</w:t>
      </w:r>
    </w:p>
    <w:p w14:paraId="561848D2" w14:textId="77777777" w:rsidR="00D22AC5" w:rsidRPr="00CE64DF" w:rsidRDefault="00D22AC5" w:rsidP="00D22AC5">
      <w:r w:rsidRPr="00CE64DF">
        <w:lastRenderedPageBreak/>
        <w:t>Không được sử dụng dấu chấm hoặc chuỗi rỗng và không bắt đầu bằng $</w:t>
      </w:r>
    </w:p>
    <w:p w14:paraId="7CAE739B" w14:textId="77777777" w:rsidR="00D22AC5" w:rsidRPr="00CE64DF" w:rsidRDefault="00D22AC5" w:rsidP="00D22AC5"/>
    <w:p w14:paraId="4B9600E9" w14:textId="77777777" w:rsidR="00D22AC5" w:rsidRPr="00CE64DF" w:rsidRDefault="00D22AC5" w:rsidP="00D22AC5">
      <w:pPr>
        <w:pStyle w:val="Heading3"/>
      </w:pPr>
      <w:bookmarkStart w:id="600" w:name="_Toc32671782"/>
      <w:r w:rsidRPr="00CE64DF">
        <w:t>Functions</w:t>
      </w:r>
      <w:bookmarkEnd w:id="600"/>
    </w:p>
    <w:p w14:paraId="54ADD15F" w14:textId="77777777" w:rsidR="00D22AC5" w:rsidRPr="00CE64DF" w:rsidRDefault="00D22AC5" w:rsidP="00D22AC5">
      <w:r w:rsidRPr="00CE64DF">
        <w:t>Nếu chia các thành phần thành nhiều dòng thì mỗi thành phần sẽ để một dòng</w:t>
      </w:r>
    </w:p>
    <w:p w14:paraId="2B46047A" w14:textId="745AB1D9" w:rsidR="00D22AC5" w:rsidRPr="00CE64DF" w:rsidRDefault="00D22AC5" w:rsidP="00D22AC5">
      <w:r w:rsidRPr="00CE64DF">
        <w:t>Sử dụng dấu ta</w:t>
      </w:r>
      <w:r>
        <w:t>b</w:t>
      </w:r>
      <w:r w:rsidRPr="00CE64DF">
        <w:t xml:space="preserve"> để lùi đầu dòng với mỗi thành phần</w:t>
      </w:r>
    </w:p>
    <w:p w14:paraId="3826836E" w14:textId="77777777" w:rsidR="00D22AC5" w:rsidRPr="00CE64DF" w:rsidRDefault="00D22AC5" w:rsidP="00D22AC5"/>
    <w:p w14:paraId="388CD4E6" w14:textId="77777777" w:rsidR="00D22AC5" w:rsidRPr="00CE64DF" w:rsidRDefault="00D22AC5" w:rsidP="00D22AC5">
      <w:pPr>
        <w:pStyle w:val="Heading3"/>
      </w:pPr>
      <w:bookmarkStart w:id="601" w:name="_Toc32671783"/>
      <w:r w:rsidRPr="00CE64DF">
        <w:t>NodeJS</w:t>
      </w:r>
      <w:bookmarkEnd w:id="601"/>
    </w:p>
    <w:p w14:paraId="0DD04F67" w14:textId="77777777" w:rsidR="00D22AC5" w:rsidRPr="00CE64DF" w:rsidRDefault="00D22AC5" w:rsidP="00D22AC5">
      <w:pPr>
        <w:pStyle w:val="Heading4"/>
      </w:pPr>
      <w:r w:rsidRPr="00CE64DF">
        <w:t>Quy tắc chung</w:t>
      </w:r>
    </w:p>
    <w:p w14:paraId="0B82DFB6" w14:textId="77777777" w:rsidR="00D22AC5" w:rsidRPr="00A61EA1" w:rsidRDefault="00D22AC5" w:rsidP="00D22AC5">
      <w:pPr>
        <w:rPr>
          <w:lang w:val="vi-VN"/>
        </w:rPr>
      </w:pPr>
      <w:r w:rsidRPr="00A61EA1">
        <w:rPr>
          <w:lang w:val="vi-VN"/>
        </w:rPr>
        <w:t>Sử dụng 4 space để lùi đầu dòng và không trộn lẫn tab với khoảng trống khi căn lề</w:t>
      </w:r>
    </w:p>
    <w:p w14:paraId="36CD12EC" w14:textId="77777777" w:rsidR="00D22AC5" w:rsidRPr="00A61EA1" w:rsidRDefault="00D22AC5" w:rsidP="00D22AC5">
      <w:pPr>
        <w:rPr>
          <w:lang w:val="vi-VN"/>
        </w:rPr>
      </w:pPr>
      <w:r w:rsidRPr="00A61EA1">
        <w:rPr>
          <w:lang w:val="vi-VN"/>
        </w:rPr>
        <w:t>Không để khoảng trắng cuối mỗi tệp .js</w:t>
      </w:r>
    </w:p>
    <w:p w14:paraId="745BBE59" w14:textId="77777777" w:rsidR="00D22AC5" w:rsidRPr="00A61EA1" w:rsidRDefault="00D22AC5" w:rsidP="00D22AC5">
      <w:pPr>
        <w:rPr>
          <w:lang w:val="vi-VN"/>
        </w:rPr>
      </w:pPr>
      <w:r w:rsidRPr="00A61EA1">
        <w:rPr>
          <w:lang w:val="vi-VN"/>
        </w:rPr>
        <w:t>Tối đa 80 kí tự trên một dòng</w:t>
      </w:r>
    </w:p>
    <w:p w14:paraId="7EA25BA2" w14:textId="77777777" w:rsidR="00D22AC5" w:rsidRPr="00A61EA1" w:rsidRDefault="00D22AC5" w:rsidP="00D22AC5">
      <w:pPr>
        <w:rPr>
          <w:lang w:val="vi-VN"/>
        </w:rPr>
      </w:pPr>
      <w:r w:rsidRPr="00A61EA1">
        <w:rPr>
          <w:lang w:val="vi-VN"/>
        </w:rPr>
        <w:t>Sử dụng dấu ngoặc đơn, ngoại trừ khi viết JSON</w:t>
      </w:r>
    </w:p>
    <w:p w14:paraId="35A24712" w14:textId="77777777" w:rsidR="00D22AC5" w:rsidRPr="00CE64DF" w:rsidRDefault="00D22AC5" w:rsidP="00D22AC5">
      <w:r w:rsidRPr="00CE64DF">
        <w:t>Ví dụ đúng: var foo = ‘bar’;</w:t>
      </w:r>
    </w:p>
    <w:p w14:paraId="2D8D42B3" w14:textId="77777777" w:rsidR="00D22AC5" w:rsidRPr="00CE64DF" w:rsidRDefault="00D22AC5" w:rsidP="00D22AC5">
      <w:r w:rsidRPr="00CE64DF">
        <w:t>Dấu ngoặc mở trên cùng một dòng với statement</w:t>
      </w:r>
    </w:p>
    <w:p w14:paraId="1F44999B" w14:textId="77777777" w:rsidR="00D22AC5" w:rsidRPr="00CE64DF" w:rsidRDefault="00D22AC5" w:rsidP="00D22AC5">
      <w:r w:rsidRPr="00CE64DF">
        <w:t>Kết thúc câu lệnh khai báo với dấu chấm phẩy trên cùng một dòng.</w:t>
      </w:r>
    </w:p>
    <w:p w14:paraId="25C59B36" w14:textId="77777777" w:rsidR="00D22AC5" w:rsidRPr="00CE64DF" w:rsidRDefault="00D22AC5" w:rsidP="00D22AC5"/>
    <w:p w14:paraId="28E04088" w14:textId="77777777" w:rsidR="00D22AC5" w:rsidRPr="00CE64DF" w:rsidRDefault="00D22AC5" w:rsidP="00D22AC5">
      <w:pPr>
        <w:pStyle w:val="Heading4"/>
      </w:pPr>
      <w:r w:rsidRPr="00CE64DF">
        <w:t>Đặt tên</w:t>
      </w:r>
    </w:p>
    <w:p w14:paraId="3E187A0C" w14:textId="77777777" w:rsidR="00D22AC5" w:rsidRPr="00A61EA1" w:rsidRDefault="00D22AC5" w:rsidP="00D22AC5">
      <w:pPr>
        <w:rPr>
          <w:lang w:val="vi-VN"/>
        </w:rPr>
      </w:pPr>
      <w:r w:rsidRPr="00A61EA1">
        <w:rPr>
          <w:lang w:val="vi-VN"/>
        </w:rPr>
        <w:t>Tên biến và hàm bao gồm nhiều từ thì kí tự đầu mỗi từ viết hoa trừ từ đầu tiên. ( VD: departmentName )</w:t>
      </w:r>
    </w:p>
    <w:p w14:paraId="4C0EF3A1" w14:textId="77777777" w:rsidR="00D22AC5" w:rsidRPr="00CE64DF" w:rsidRDefault="00D22AC5" w:rsidP="00D22AC5">
      <w:r w:rsidRPr="00A61EA1">
        <w:rPr>
          <w:lang w:val="vi-VN"/>
        </w:rPr>
        <w:t xml:space="preserve">Tên lớp viết hoa chữ cái đầu tiên của các từ. Các chữ còn lại viết thường. </w:t>
      </w:r>
      <w:r w:rsidRPr="00CE64DF">
        <w:t>( VD: ViceDean,…)</w:t>
      </w:r>
    </w:p>
    <w:p w14:paraId="74A53616" w14:textId="77777777" w:rsidR="00D22AC5" w:rsidRPr="00CE64DF" w:rsidRDefault="00D22AC5" w:rsidP="00D22AC5">
      <w:r w:rsidRPr="00CE64DF">
        <w:t>Tên của hằng thì tất cả chữ cái viết hoa ( VD: LOGGED, AUTHENTICATION,… )</w:t>
      </w:r>
    </w:p>
    <w:p w14:paraId="0118D897" w14:textId="77777777" w:rsidR="00D22AC5" w:rsidRPr="00CE64DF" w:rsidRDefault="00D22AC5" w:rsidP="00D22AC5"/>
    <w:p w14:paraId="3139D03B" w14:textId="77777777" w:rsidR="00D22AC5" w:rsidRPr="00CE64DF" w:rsidRDefault="00D22AC5" w:rsidP="00D22AC5">
      <w:pPr>
        <w:pStyle w:val="Heading3"/>
      </w:pPr>
      <w:bookmarkStart w:id="602" w:name="_Toc32671784"/>
      <w:r w:rsidRPr="00CE64DF">
        <w:lastRenderedPageBreak/>
        <w:t>ReactJS</w:t>
      </w:r>
      <w:bookmarkEnd w:id="602"/>
    </w:p>
    <w:p w14:paraId="11F623D5" w14:textId="77777777" w:rsidR="00D22AC5" w:rsidRPr="00CE64DF" w:rsidRDefault="00D22AC5" w:rsidP="00D22AC5">
      <w:pPr>
        <w:pStyle w:val="Heading4"/>
      </w:pPr>
      <w:r w:rsidRPr="00CE64DF">
        <w:t>Quy tắc chung</w:t>
      </w:r>
    </w:p>
    <w:p w14:paraId="2AC94A6E" w14:textId="77777777" w:rsidR="00D22AC5" w:rsidRPr="00CE64DF" w:rsidRDefault="00D22AC5" w:rsidP="00D22AC5">
      <w:r w:rsidRPr="00CE64DF">
        <w:t>Chia Component nhỏ nhất có thể</w:t>
      </w:r>
    </w:p>
    <w:p w14:paraId="073927F5" w14:textId="77777777" w:rsidR="00D22AC5" w:rsidRPr="00CE64DF" w:rsidRDefault="00D22AC5" w:rsidP="00D22AC5">
      <w:r w:rsidRPr="00CE64DF">
        <w:t xml:space="preserve">Mỗi Component lưu riêng vào 1 file ( ưu tiên dạng </w:t>
      </w:r>
      <w:r w:rsidRPr="00CE64DF">
        <w:rPr>
          <w:i/>
          <w:iCs/>
        </w:rPr>
        <w:t>.jsx</w:t>
      </w:r>
      <w:r w:rsidRPr="00CE64DF">
        <w:t xml:space="preserve"> với các file giao diện ).</w:t>
      </w:r>
    </w:p>
    <w:p w14:paraId="36BE907F" w14:textId="77777777" w:rsidR="00D22AC5" w:rsidRPr="00CE64DF" w:rsidRDefault="00D22AC5" w:rsidP="00D22AC5">
      <w:r w:rsidRPr="00CE64DF">
        <w:t>Sử dụng Composition để mở rộng chức năng ( thông qua props thì một component cha có thể render ra một hoặc nhiều componet con )</w:t>
      </w:r>
    </w:p>
    <w:p w14:paraId="47BA39F5" w14:textId="77777777" w:rsidR="00D22AC5" w:rsidRPr="00CE64DF" w:rsidRDefault="00D22AC5" w:rsidP="00D22AC5">
      <w:r w:rsidRPr="00CE64DF">
        <w:t>JSX đa dòng: Mỗi một component nên được để riêng trên một dòng. Trước khi viết thụt lùi một dấu Tab.</w:t>
      </w:r>
    </w:p>
    <w:p w14:paraId="4E4E37AE" w14:textId="77777777" w:rsidR="00D22AC5" w:rsidRPr="00CE64DF" w:rsidRDefault="00D22AC5" w:rsidP="00D22AC5"/>
    <w:p w14:paraId="49DACFF3" w14:textId="77777777" w:rsidR="00D22AC5" w:rsidRDefault="00D22AC5" w:rsidP="00D22AC5">
      <w:pPr>
        <w:keepNext/>
      </w:pPr>
      <w:r w:rsidRPr="00CE64DF">
        <w:rPr>
          <w:noProof/>
        </w:rPr>
        <w:drawing>
          <wp:inline distT="0" distB="0" distL="0" distR="0" wp14:anchorId="0B05FF03" wp14:editId="0014DA5B">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9">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29BAF996" w14:textId="2329B8E2" w:rsidR="00D22AC5" w:rsidRPr="00CE64DF" w:rsidRDefault="00D22AC5" w:rsidP="00D22AC5">
      <w:pPr>
        <w:pStyle w:val="Caption"/>
        <w:jc w:val="both"/>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rsidRPr="00D22AC5">
        <w:t xml:space="preserve"> </w:t>
      </w:r>
      <w:r w:rsidRPr="00CE64DF">
        <w:t>JSX đa dòng</w:t>
      </w:r>
    </w:p>
    <w:p w14:paraId="45F6227F" w14:textId="77777777" w:rsidR="00D22AC5" w:rsidRPr="00CE64DF" w:rsidRDefault="00D22AC5" w:rsidP="00D22AC5">
      <w:pPr>
        <w:pStyle w:val="Heading4"/>
      </w:pPr>
      <w:r w:rsidRPr="00CE64DF">
        <w:t>Đặt tên</w:t>
      </w:r>
    </w:p>
    <w:p w14:paraId="0E963B4E" w14:textId="77777777" w:rsidR="00D22AC5" w:rsidRPr="00CE64DF" w:rsidRDefault="00D22AC5" w:rsidP="00D22AC5">
      <w:r w:rsidRPr="00CE64DF">
        <w:t>Tên tệp: Sử dụng UpperCamelCase cho tên tệp</w:t>
      </w:r>
    </w:p>
    <w:p w14:paraId="346DD8A8" w14:textId="77777777" w:rsidR="00D22AC5" w:rsidRPr="00CE64DF" w:rsidRDefault="00D22AC5" w:rsidP="00D22AC5">
      <w:r w:rsidRPr="00CE64DF">
        <w:t>Tên tham chiếu: Sử dụng UpperCamelCase cho các thành phần React và lowerCamelCase cho các thể hiện của chúng</w:t>
      </w:r>
    </w:p>
    <w:p w14:paraId="751D7D25" w14:textId="77777777" w:rsidR="00D22AC5" w:rsidRPr="00CE64DF" w:rsidRDefault="00D22AC5" w:rsidP="00D22AC5">
      <w:pPr>
        <w:rPr>
          <w:u w:val="single"/>
        </w:rPr>
      </w:pPr>
      <w:r w:rsidRPr="00CE64DF">
        <w:rPr>
          <w:u w:val="single"/>
        </w:rPr>
        <w:t xml:space="preserve">Ví dụ: </w:t>
      </w:r>
    </w:p>
    <w:p w14:paraId="0756E5A9" w14:textId="77777777" w:rsidR="00D22AC5" w:rsidRPr="00CE64DF" w:rsidRDefault="00D22AC5" w:rsidP="00D22AC5">
      <w:r w:rsidRPr="00CE64DF">
        <w:t>// sai</w:t>
      </w:r>
    </w:p>
    <w:p w14:paraId="2BB5498E" w14:textId="77777777" w:rsidR="00D22AC5" w:rsidRPr="00CE64DF" w:rsidRDefault="00D22AC5" w:rsidP="00D22AC5">
      <w:r w:rsidRPr="00CE64DF">
        <w:t>import reservationCard from './ReservationCard';</w:t>
      </w:r>
    </w:p>
    <w:p w14:paraId="64D39929" w14:textId="77777777" w:rsidR="00D22AC5" w:rsidRPr="00CE64DF" w:rsidRDefault="00D22AC5" w:rsidP="00D22AC5">
      <w:r w:rsidRPr="00CE64DF">
        <w:t>// đúng</w:t>
      </w:r>
    </w:p>
    <w:p w14:paraId="24A7AC2A" w14:textId="77777777" w:rsidR="00D22AC5" w:rsidRPr="00CE64DF" w:rsidRDefault="00D22AC5" w:rsidP="00D22AC5">
      <w:r w:rsidRPr="00CE64DF">
        <w:t>import ReservationCard from './ReservationCard';</w:t>
      </w:r>
    </w:p>
    <w:p w14:paraId="4F847ACF" w14:textId="77777777" w:rsidR="00D22AC5" w:rsidRPr="00CE64DF" w:rsidRDefault="00D22AC5" w:rsidP="00D22AC5">
      <w:r w:rsidRPr="00CE64DF">
        <w:t>// sai</w:t>
      </w:r>
    </w:p>
    <w:p w14:paraId="28682FD7" w14:textId="77777777" w:rsidR="00D22AC5" w:rsidRPr="00CE64DF" w:rsidRDefault="00D22AC5" w:rsidP="00D22AC5">
      <w:r w:rsidRPr="00CE64DF">
        <w:t>const ReservationItem = &lt;ReservationCard /&gt;;</w:t>
      </w:r>
    </w:p>
    <w:p w14:paraId="40002060" w14:textId="77777777" w:rsidR="00D22AC5" w:rsidRPr="00CE64DF" w:rsidRDefault="00D22AC5" w:rsidP="00D22AC5">
      <w:r w:rsidRPr="00CE64DF">
        <w:lastRenderedPageBreak/>
        <w:t>// đúng</w:t>
      </w:r>
    </w:p>
    <w:p w14:paraId="5FE6D179" w14:textId="77777777" w:rsidR="00D22AC5" w:rsidRPr="00CE64DF" w:rsidRDefault="00D22AC5" w:rsidP="00D22AC5">
      <w:r w:rsidRPr="00CE64DF">
        <w:t>const reservationItem = &lt;ReservationCard /&gt;;</w:t>
      </w:r>
    </w:p>
    <w:p w14:paraId="34FEFD8D" w14:textId="77777777" w:rsidR="00D22AC5" w:rsidRPr="00CE64DF" w:rsidRDefault="00D22AC5" w:rsidP="00D22AC5">
      <w:r w:rsidRPr="00CE64DF">
        <w:t xml:space="preserve">Tên component: </w:t>
      </w:r>
    </w:p>
    <w:p w14:paraId="3551E7F5" w14:textId="77777777" w:rsidR="00D22AC5" w:rsidRPr="00CE64DF" w:rsidRDefault="00D22AC5" w:rsidP="00D22AC5">
      <w:r w:rsidRPr="00CE64DF">
        <w:t xml:space="preserve">Tên component phải duy nhất và thể hiện được vai trò của nó </w:t>
      </w:r>
    </w:p>
    <w:p w14:paraId="223C84C3" w14:textId="77777777" w:rsidR="00D22AC5" w:rsidRPr="00CE64DF" w:rsidRDefault="00D22AC5" w:rsidP="00D22AC5">
      <w:r w:rsidRPr="00CE64DF">
        <w:t>Ví dụ: SideBar, ChatConversationName, …</w:t>
      </w:r>
    </w:p>
    <w:p w14:paraId="06BDEFC1" w14:textId="77777777" w:rsidR="00D22AC5" w:rsidRPr="00CE64DF" w:rsidRDefault="00D22AC5" w:rsidP="00D22AC5">
      <w:r w:rsidRPr="00CE64DF">
        <w:t>Tên của component được đặt tên theo đường dẫn</w:t>
      </w:r>
    </w:p>
    <w:p w14:paraId="3FA37A75" w14:textId="77777777" w:rsidR="00D22AC5" w:rsidRPr="00CE64DF" w:rsidRDefault="00D22AC5" w:rsidP="00D22AC5">
      <w:r w:rsidRPr="00CE64DF">
        <w:t>Ví dụ: component/User/List -&gt; UserList</w:t>
      </w:r>
    </w:p>
    <w:p w14:paraId="7D9DAEF2" w14:textId="77777777" w:rsidR="00D22AC5" w:rsidRPr="00CE64DF" w:rsidRDefault="00D22AC5" w:rsidP="00D22AC5">
      <w:r w:rsidRPr="00CE64DF">
        <w:t>Tên props: Tránh dùng tên prop components Dom cho các mục đích khác</w:t>
      </w:r>
    </w:p>
    <w:p w14:paraId="254D6EF4" w14:textId="77777777" w:rsidR="00D22AC5" w:rsidRPr="00CE64DF" w:rsidRDefault="00D22AC5" w:rsidP="00D22AC5">
      <w:r w:rsidRPr="00CE64DF">
        <w:t xml:space="preserve">Ví dụ: </w:t>
      </w:r>
    </w:p>
    <w:p w14:paraId="26A655FE" w14:textId="77777777" w:rsidR="00D22AC5" w:rsidRPr="00CE64DF" w:rsidRDefault="00D22AC5" w:rsidP="00D22AC5">
      <w:r w:rsidRPr="00CE64DF">
        <w:t xml:space="preserve">Sai: &lt;MyComponent style=”fancy”/&gt; </w:t>
      </w:r>
    </w:p>
    <w:p w14:paraId="563DB276" w14:textId="77777777" w:rsidR="00D22AC5" w:rsidRPr="00CE64DF" w:rsidRDefault="00D22AC5" w:rsidP="00D22AC5">
      <w:r w:rsidRPr="00CE64DF">
        <w:t>Đúng: &lt;MyComponent variant=”fancy”/&gt;</w:t>
      </w:r>
    </w:p>
    <w:p w14:paraId="17F433C2" w14:textId="77777777" w:rsidR="00D22AC5" w:rsidRPr="00CE64DF" w:rsidRDefault="00D22AC5" w:rsidP="00D22AC5"/>
    <w:p w14:paraId="0E72599E" w14:textId="77777777" w:rsidR="00D22AC5" w:rsidRPr="00CE64DF" w:rsidRDefault="00D22AC5" w:rsidP="002F5EE7">
      <w:pPr>
        <w:pStyle w:val="Heading2"/>
      </w:pPr>
      <w:bookmarkStart w:id="603" w:name="_Toc32671785"/>
      <w:r w:rsidRPr="00CE64DF">
        <w:t>Cấu trúc thư mục</w:t>
      </w:r>
      <w:bookmarkEnd w:id="603"/>
    </w:p>
    <w:p w14:paraId="4883E9FF" w14:textId="07B4BB40" w:rsidR="002F5EE7" w:rsidRDefault="002F5EE7" w:rsidP="002F5EE7">
      <w:pPr>
        <w:pStyle w:val="Heading3"/>
      </w:pPr>
      <w:bookmarkStart w:id="604" w:name="_Toc32671786"/>
      <w:r w:rsidRPr="00CE64DF">
        <w:t>Cấu trúc của project</w:t>
      </w:r>
      <w:bookmarkEnd w:id="604"/>
    </w:p>
    <w:p w14:paraId="53E4C875" w14:textId="03860BEB" w:rsidR="00D22AC5" w:rsidRPr="00CE64DF" w:rsidRDefault="00D22AC5" w:rsidP="00D22AC5">
      <w:r w:rsidRPr="00CE64DF">
        <w:t>Cấu trúc của project Quản lý công việc bao gồm hai phần chính:</w:t>
      </w:r>
    </w:p>
    <w:p w14:paraId="0AEB03FA" w14:textId="77777777" w:rsidR="00D22AC5" w:rsidRPr="00CE64DF" w:rsidRDefault="00D22AC5" w:rsidP="00D22AC5">
      <w:r w:rsidRPr="00CE64DF">
        <w:t>Server: backend</w:t>
      </w:r>
    </w:p>
    <w:p w14:paraId="75044EA1" w14:textId="77777777" w:rsidR="00D22AC5" w:rsidRPr="00CE64DF" w:rsidRDefault="00D22AC5" w:rsidP="00D22AC5">
      <w:r w:rsidRPr="00CE64DF">
        <w:t>Client: frontend</w:t>
      </w:r>
    </w:p>
    <w:p w14:paraId="41497B43" w14:textId="1252E75B" w:rsidR="00D22AC5" w:rsidRPr="00CE64DF" w:rsidRDefault="00D22AC5" w:rsidP="00D22AC5">
      <w:commentRangeStart w:id="605"/>
      <w:del w:id="606" w:author="Nguyen Viet Thai 20153356" w:date="2020-02-16T14:13:00Z">
        <w:r w:rsidRPr="00CE64DF" w:rsidDel="00B901EE">
          <w:delText>Server</w:delText>
        </w:r>
        <w:commentRangeEnd w:id="605"/>
        <w:r w:rsidR="00FE501A" w:rsidDel="00B901EE">
          <w:rPr>
            <w:rStyle w:val="CommentReference"/>
            <w:rFonts w:cs="Times New Roman"/>
            <w:lang w:val="en-GB"/>
          </w:rPr>
          <w:commentReference w:id="605"/>
        </w:r>
      </w:del>
    </w:p>
    <w:p w14:paraId="3B0A8E16" w14:textId="77777777" w:rsidR="00D22AC5" w:rsidRPr="00CE64DF" w:rsidRDefault="00D22AC5" w:rsidP="002F5EE7">
      <w:pPr>
        <w:pStyle w:val="Heading3"/>
      </w:pPr>
      <w:bookmarkStart w:id="607" w:name="_Toc32671787"/>
      <w:r w:rsidRPr="00CE64DF">
        <w:t>Cấu trúc thư mục phần Server</w:t>
      </w:r>
      <w:bookmarkEnd w:id="607"/>
    </w:p>
    <w:p w14:paraId="1EF9A62E" w14:textId="77777777" w:rsidR="00D22AC5" w:rsidRPr="00CE64DF" w:rsidRDefault="00D22AC5" w:rsidP="00D22AC5">
      <w:r w:rsidRPr="00CE64DF">
        <w:t>Trong thư mục server có chứa mã nguồn cho phần backend của hệ thống, các thành phần trong thư mục server bao gồm:</w:t>
      </w:r>
    </w:p>
    <w:p w14:paraId="6A68F16C" w14:textId="77777777" w:rsidR="00D22AC5" w:rsidRPr="00CE64DF" w:rsidRDefault="00D22AC5" w:rsidP="00D22AC5">
      <w:r w:rsidRPr="00CE64DF">
        <w:t>logs: chứa file ghi lại lịch sử tương tác giữa client và server.</w:t>
      </w:r>
    </w:p>
    <w:p w14:paraId="5702BDB6" w14:textId="77777777" w:rsidR="00D22AC5" w:rsidRPr="00CE64DF" w:rsidRDefault="00D22AC5" w:rsidP="00D22AC5">
      <w:r w:rsidRPr="00CE64DF">
        <w:t>middleware: xác thực người dùng từ request và 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1F34C42A" w14:textId="77777777" w:rsidR="00D22AC5" w:rsidRPr="00CE64DF" w:rsidRDefault="00D22AC5" w:rsidP="00D22AC5">
      <w:r w:rsidRPr="00CE64DF">
        <w:lastRenderedPageBreak/>
        <w:t>models: định nghĩa các collection cho cấu trúc dữ liệu của hệ thống.</w:t>
      </w:r>
    </w:p>
    <w:p w14:paraId="465638F4" w14:textId="77777777" w:rsidR="00D22AC5" w:rsidRPr="00CE64DF" w:rsidRDefault="00D22AC5" w:rsidP="00D22AC5">
      <w:r w:rsidRPr="00CE64DF">
        <w:t>seed: chứa các file tạo dữ liệu gốc khi build hệ thống, hoặc lập trình viên có thể khởi tạo các dữ liệu test tại đây.</w:t>
      </w:r>
    </w:p>
    <w:p w14:paraId="74D3BD3B" w14:textId="77777777" w:rsidR="00D22AC5" w:rsidRPr="00CE64DF" w:rsidRDefault="00D22AC5" w:rsidP="00D22AC5">
      <w:r w:rsidRPr="00CE64DF">
        <w:t xml:space="preserve">modules: chứa các file module – tương ứng với từng chức năng, dịch vụ của hệ thống. Mỗi một module khi được xây dựng sẽ nằm trong thư mục này. Trong thư mục modules có chứa sẵn 1 thư mục con là “ </w:t>
      </w:r>
      <w:r w:rsidRPr="00CE64DF">
        <w:rPr>
          <w:i/>
          <w:iCs/>
        </w:rPr>
        <w:t xml:space="preserve">_sample-module “ </w:t>
      </w:r>
      <w:r w:rsidRPr="00CE64DF">
        <w:t>– đây là một thư mục module mẫu. Trong “_sample-module “ bao gồm 4 file chính đó là :</w:t>
      </w:r>
    </w:p>
    <w:p w14:paraId="7A0F8368" w14:textId="77777777" w:rsidR="00D22AC5" w:rsidRPr="00CE64DF" w:rsidRDefault="00D22AC5" w:rsidP="00D22AC5">
      <w:r w:rsidRPr="00CE64DF">
        <w:t>README.txt: file mô tả về chức năng của module, cấu trúc của module và sự liên quan của module với các module khác.</w:t>
      </w:r>
    </w:p>
    <w:p w14:paraId="40311A1A" w14:textId="77777777" w:rsidR="00D22AC5" w:rsidRPr="00CE64DF" w:rsidRDefault="00D22AC5" w:rsidP="00D22AC5">
      <w:r w:rsidRPr="00CE64DF">
        <w:t>route.js: định nghĩa các đường định tuyến, các  API cho từng dịch vụ của hệ thống mà người dùng ( client ) sẽ gọi để yêu cầu sử dụng dịch vụ. Có thể lồng thêm middleware nhằm thực hiện nhiệm vụ xác thực người dùng trước khi request được chuyển tiếp sang cho controller.</w:t>
      </w:r>
    </w:p>
    <w:p w14:paraId="36C331E2" w14:textId="77777777" w:rsidR="00D22AC5" w:rsidRPr="00CE64DF" w:rsidRDefault="00D22AC5" w:rsidP="00D22AC5">
      <w:r w:rsidRPr="00CE64DF">
        <w:t>controller.js: nhận các request của người dùng và gọi đến các dịch vụ ( service ) để xử lý dữ liệu và trả về ( response ) cho người dùng ( client ).</w:t>
      </w:r>
    </w:p>
    <w:p w14:paraId="795D8E27" w14:textId="77777777" w:rsidR="00D22AC5" w:rsidRPr="00CE64DF" w:rsidRDefault="00D22AC5" w:rsidP="00D22AC5">
      <w:r w:rsidRPr="00CE64DF">
        <w:t>service.js: chứa các service ( dịch vụ ) – nhận dữ liệu đầu vào, xử lý yêu cầu và đưa ra kết quả đầu ra. Mỗi một hàm trong trong service chỉ nên thực hiện một chức năng duy nhất.</w:t>
      </w:r>
    </w:p>
    <w:p w14:paraId="15237352" w14:textId="77777777" w:rsidR="00D22AC5" w:rsidRPr="00CE64DF" w:rsidRDefault="00D22AC5" w:rsidP="00D22AC5">
      <w:r w:rsidRPr="00CE64DF">
        <w:t>Ví dụ: trong service của module user có hàm getById – lấy thông tin user theo Id : thì hàm này chỉ nên thực hiện một nhiệm vụ duy nhất là truy xuất thông tin về user theo Id.</w:t>
      </w:r>
    </w:p>
    <w:p w14:paraId="0C0BBBBA" w14:textId="77777777" w:rsidR="00D22AC5" w:rsidRPr="00CE64DF" w:rsidRDefault="00D22AC5" w:rsidP="00D22AC5">
      <w:r w:rsidRPr="00CE64DF">
        <w:t>index.js: file chạy của server.</w:t>
      </w:r>
    </w:p>
    <w:p w14:paraId="392D851E" w14:textId="77777777" w:rsidR="00D22AC5" w:rsidRPr="00CE64DF" w:rsidRDefault="00D22AC5" w:rsidP="00D22AC5">
      <w:r w:rsidRPr="00CE64DF">
        <w:t>package.json: chứa tên các thư viện cần được cài đặt trong project.</w:t>
      </w:r>
    </w:p>
    <w:p w14:paraId="2258B2BB" w14:textId="77777777" w:rsidR="00D22AC5" w:rsidRPr="00CE64DF" w:rsidRDefault="00D22AC5" w:rsidP="00D22AC5"/>
    <w:p w14:paraId="3FCD79D0" w14:textId="77777777" w:rsidR="00D22AC5" w:rsidRPr="00CE64DF" w:rsidRDefault="00D22AC5" w:rsidP="00D22AC5">
      <w:r w:rsidRPr="00CE64DF">
        <w:t>Ví dụ tạo một module mới cho phần server.</w:t>
      </w:r>
    </w:p>
    <w:p w14:paraId="48C6FE26" w14:textId="77777777" w:rsidR="00D22AC5" w:rsidRPr="00CE64DF" w:rsidRDefault="00D22AC5" w:rsidP="00D22AC5">
      <w:r w:rsidRPr="00CE64DF">
        <w:t xml:space="preserve">Bước 1:Tạo một thư mục cho module cần xây dựng trong thư mục server/modules. Cấu trúc của module sẽ giống với module mẫu _sample-module. Ngoài ra trong quá trình lập trình có thể bổ sung thêm các file khác ( ngoài 4 file mẫu trong thư mục _sample-module ) . Ví dụ: valition – nhằm mục đích kiểm tra dữ liệu đầu vào do client người đến trước khi </w:t>
      </w:r>
      <w:r w:rsidRPr="00CE64DF">
        <w:lastRenderedPageBreak/>
        <w:t>cho xử lý. Lưu ý rằng với những module có khối lượng lớn thì ta sẽ chia nhỏ thành những module con và những module con này sẽ có cấu trúc giống với thư mục _sample-module.</w:t>
      </w:r>
    </w:p>
    <w:p w14:paraId="1510CCA0" w14:textId="77777777" w:rsidR="00D22AC5" w:rsidRPr="00CE64DF" w:rsidRDefault="00D22AC5" w:rsidP="00D22AC5">
      <w:r w:rsidRPr="00CE64DF">
        <w:t>Bước 2: Viết mã nguồn cho file service.js để xử lý yêu cầu dịch vụ trong module. Định nghĩa rõ ràng các tham số đầu vào cho mỗi một chức năng trong file service.</w:t>
      </w:r>
    </w:p>
    <w:p w14:paraId="4086E147" w14:textId="77777777" w:rsidR="00D22AC5" w:rsidRPr="00CE64DF" w:rsidRDefault="00D22AC5" w:rsidP="00D22AC5">
      <w:r w:rsidRPr="00CE64DF">
        <w:t>Bước 3: Viết mã nguồn cho file controller.js . Tại đây controller nhận dữ liệu đầu vào qua request ( req )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 res ).</w:t>
      </w:r>
    </w:p>
    <w:p w14:paraId="117D41C1" w14:textId="77777777" w:rsidR="00D22AC5" w:rsidRPr="00CE64DF" w:rsidRDefault="00D22AC5" w:rsidP="00D22AC5">
      <w:r w:rsidRPr="00CE64DF">
        <w:t>Bước 4: Viết mã nguồn cho file route.js . Tạo ra các API tương ứng với từng chức năng của module.</w:t>
      </w:r>
    </w:p>
    <w:p w14:paraId="0D503E3E" w14:textId="77777777" w:rsidR="00D22AC5" w:rsidRPr="00CE64DF" w:rsidRDefault="00D22AC5" w:rsidP="00D22AC5">
      <w:r w:rsidRPr="00CE64DF">
        <w:t>Bước 5: Import route của module vừa xây dựng vào file chạy ( index.js ) của bên server.</w:t>
      </w:r>
    </w:p>
    <w:p w14:paraId="5A707BAE" w14:textId="77777777" w:rsidR="00D22AC5" w:rsidRPr="00CE64DF" w:rsidRDefault="00D22AC5" w:rsidP="00D22AC5"/>
    <w:p w14:paraId="2845B407" w14:textId="77777777" w:rsidR="00D22AC5" w:rsidRPr="00CE64DF" w:rsidRDefault="00D22AC5" w:rsidP="00D22AC5">
      <w:r w:rsidRPr="00CE64DF">
        <w:t>Ví dụ: Xây dựng chức năng lấy tất cả thông tin về các user trong hệ thống trong module quản lý user .</w:t>
      </w:r>
    </w:p>
    <w:p w14:paraId="15184703" w14:textId="77777777" w:rsidR="00D22AC5" w:rsidRPr="00CE64DF" w:rsidRDefault="00D22AC5" w:rsidP="00D22AC5">
      <w:r w:rsidRPr="00CE64DF">
        <w:t xml:space="preserve">Vì module quản lý user là một module con trong module cha là quản lý hệ thống của SuperAdmin của 1 công ty -&gt; tạo cấu trúc thư mục như hình: </w:t>
      </w:r>
    </w:p>
    <w:p w14:paraId="5F690917" w14:textId="77777777" w:rsidR="00D22AC5" w:rsidRPr="00CE64DF" w:rsidRDefault="00D22AC5" w:rsidP="00D22AC5">
      <w:r w:rsidRPr="00CE64DF">
        <w:rPr>
          <w:noProof/>
        </w:rPr>
        <w:drawing>
          <wp:inline distT="0" distB="0" distL="0" distR="0" wp14:anchorId="3B097461" wp14:editId="74C2843B">
            <wp:extent cx="2952349" cy="1380392"/>
            <wp:effectExtent l="0" t="0" r="63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0">
                      <a:extLst>
                        <a:ext uri="{28A0092B-C50C-407E-A947-70E740481C1C}">
                          <a14:useLocalDpi xmlns:a14="http://schemas.microsoft.com/office/drawing/2010/main" val="0"/>
                        </a:ext>
                      </a:extLst>
                    </a:blip>
                    <a:stretch>
                      <a:fillRect/>
                    </a:stretch>
                  </pic:blipFill>
                  <pic:spPr>
                    <a:xfrm>
                      <a:off x="0" y="0"/>
                      <a:ext cx="3010914" cy="1407775"/>
                    </a:xfrm>
                    <a:prstGeom prst="rect">
                      <a:avLst/>
                    </a:prstGeom>
                  </pic:spPr>
                </pic:pic>
              </a:graphicData>
            </a:graphic>
          </wp:inline>
        </w:drawing>
      </w:r>
    </w:p>
    <w:p w14:paraId="5B8EB0BD" w14:textId="77777777" w:rsidR="00D22AC5" w:rsidRPr="00CE64DF" w:rsidRDefault="00D22AC5" w:rsidP="00D22AC5">
      <w:r w:rsidRPr="00CE64DF">
        <w:t xml:space="preserve">Tiếp theo,  trong file user.service.js tạo hàm get() – lấy thông tin của tất cả user trong công ty được chọn. Hàm get() nhận đầu vào là Id của công ty được chọn và search trong collection User tất cả những user có </w:t>
      </w:r>
      <w:r w:rsidRPr="00CE64DF">
        <w:lastRenderedPageBreak/>
        <w:t>company bằng Id của công ty được truyền vào. Cụ thể: find() sẽ tìm kiếm tất cả nhưng document trong collection User với điều kiện là company là tham số nhận được, select() sẽ tùy chọn những thuộc tính của user sẽ được lấy ra trong quá trình truy vấn, populate – truy vấn tất cả các roles mà user có  thông qua trường ảo roles được thiết lập mối quan hệ Many to Many giữa collection User và Role, cộng với đó là thông về thông tin mà user đó đang làm việc. Kết quả trả về là một mảng những user.</w:t>
      </w:r>
    </w:p>
    <w:p w14:paraId="0C1F2665" w14:textId="77777777" w:rsidR="00D22AC5" w:rsidRPr="00CE64DF" w:rsidRDefault="00D22AC5" w:rsidP="00D22AC5">
      <w:r w:rsidRPr="00CE64DF">
        <w:rPr>
          <w:noProof/>
        </w:rPr>
        <w:drawing>
          <wp:inline distT="0" distB="0" distL="0" distR="0" wp14:anchorId="6557AE7D" wp14:editId="6FCDD057">
            <wp:extent cx="4831552" cy="1863969"/>
            <wp:effectExtent l="0" t="0" r="7620" b="3175"/>
            <wp:docPr id="16" name="Picture 16"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1">
                      <a:extLst>
                        <a:ext uri="{28A0092B-C50C-407E-A947-70E740481C1C}">
                          <a14:useLocalDpi xmlns:a14="http://schemas.microsoft.com/office/drawing/2010/main" val="0"/>
                        </a:ext>
                      </a:extLst>
                    </a:blip>
                    <a:stretch>
                      <a:fillRect/>
                    </a:stretch>
                  </pic:blipFill>
                  <pic:spPr>
                    <a:xfrm>
                      <a:off x="0" y="0"/>
                      <a:ext cx="4939905" cy="1905770"/>
                    </a:xfrm>
                    <a:prstGeom prst="rect">
                      <a:avLst/>
                    </a:prstGeom>
                  </pic:spPr>
                </pic:pic>
              </a:graphicData>
            </a:graphic>
          </wp:inline>
        </w:drawing>
      </w:r>
    </w:p>
    <w:p w14:paraId="22109B1A" w14:textId="77777777" w:rsidR="00D22AC5" w:rsidRPr="00CE64DF" w:rsidRDefault="00D22AC5" w:rsidP="00D22AC5">
      <w:r w:rsidRPr="00CE64DF">
        <w:t>Tiếp theo là tạo controller trong file user.controller.js gọi đến ser</w:t>
      </w:r>
      <w:del w:id="608" w:author="Microsoft Office User" w:date="2020-02-16T10:54:00Z">
        <w:r w:rsidRPr="00CE64DF" w:rsidDel="00A51F1C">
          <w:delText>i</w:delText>
        </w:r>
      </w:del>
      <w:r w:rsidRPr="00CE64DF">
        <w:t xml:space="preserve">vice get – lấy thông tin tất cả user trong công ty. Trong khối try-catch thì try sẽ làm nhiệm vụ gọi service để xử lý dữ liệu và trả về cho client với mã là </w:t>
      </w:r>
      <w:r w:rsidRPr="00CE64DF">
        <w:rPr>
          <w:i/>
          <w:iCs/>
          <w:color w:val="00B050"/>
        </w:rPr>
        <w:t>200</w:t>
      </w:r>
      <w:r w:rsidRPr="00CE64DF">
        <w:t xml:space="preserve">. Nếu phát hiện có lỗi khối catch sẽ bắt lỗi đó và trả về cho client với mã lỗi là </w:t>
      </w:r>
      <w:r w:rsidRPr="00CE64DF">
        <w:rPr>
          <w:color w:val="FF0000"/>
        </w:rPr>
        <w:t>400</w:t>
      </w:r>
      <w:r w:rsidRPr="00CE64DF">
        <w:t>.</w:t>
      </w:r>
    </w:p>
    <w:p w14:paraId="721B06F0" w14:textId="77777777" w:rsidR="00D22AC5" w:rsidRPr="00CE64DF" w:rsidRDefault="00D22AC5" w:rsidP="00D22AC5">
      <w:r w:rsidRPr="00CE64DF">
        <w:rPr>
          <w:noProof/>
        </w:rPr>
        <w:drawing>
          <wp:inline distT="0" distB="0" distL="0" distR="0" wp14:anchorId="45BE9F21" wp14:editId="3CEB82D7">
            <wp:extent cx="4834200" cy="1888231"/>
            <wp:effectExtent l="0" t="0" r="5080" b="0"/>
            <wp:docPr id="18" name="Picture 1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2">
                      <a:extLst>
                        <a:ext uri="{28A0092B-C50C-407E-A947-70E740481C1C}">
                          <a14:useLocalDpi xmlns:a14="http://schemas.microsoft.com/office/drawing/2010/main" val="0"/>
                        </a:ext>
                      </a:extLst>
                    </a:blip>
                    <a:stretch>
                      <a:fillRect/>
                    </a:stretch>
                  </pic:blipFill>
                  <pic:spPr>
                    <a:xfrm>
                      <a:off x="0" y="0"/>
                      <a:ext cx="4996793" cy="1951740"/>
                    </a:xfrm>
                    <a:prstGeom prst="rect">
                      <a:avLst/>
                    </a:prstGeom>
                  </pic:spPr>
                </pic:pic>
              </a:graphicData>
            </a:graphic>
          </wp:inline>
        </w:drawing>
      </w:r>
    </w:p>
    <w:p w14:paraId="11E624DE" w14:textId="77777777" w:rsidR="00D22AC5" w:rsidRPr="00CE64DF" w:rsidRDefault="00D22AC5" w:rsidP="00D22AC5">
      <w:r w:rsidRPr="00CE64DF">
        <w:t xml:space="preserve">Tạo API cho chức năng lấy tất cả thông tin user trong file user.route.js. Bởi vì nếu như muốn gọi đến API truy vấn thông tin của tất cả user trong công ty thì bắt buộc phải có một middleware để check xem yêu cầu này </w:t>
      </w:r>
      <w:r w:rsidRPr="00CE64DF">
        <w:lastRenderedPageBreak/>
        <w:t>có được gửi bởi một tài khoản đã được hay không – thông qua middleware auth.</w:t>
      </w:r>
    </w:p>
    <w:p w14:paraId="45211FE8" w14:textId="77777777" w:rsidR="00D22AC5" w:rsidRPr="00CE64DF" w:rsidRDefault="00D22AC5" w:rsidP="00D22AC5">
      <w:r w:rsidRPr="00CE64DF">
        <w:rPr>
          <w:noProof/>
        </w:rPr>
        <w:drawing>
          <wp:inline distT="0" distB="0" distL="0" distR="0" wp14:anchorId="32074161" wp14:editId="5B6406D2">
            <wp:extent cx="4868214" cy="2215661"/>
            <wp:effectExtent l="0" t="0" r="8890" b="0"/>
            <wp:docPr id="19" name="Picture 19"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23">
                      <a:extLst>
                        <a:ext uri="{28A0092B-C50C-407E-A947-70E740481C1C}">
                          <a14:useLocalDpi xmlns:a14="http://schemas.microsoft.com/office/drawing/2010/main" val="0"/>
                        </a:ext>
                      </a:extLst>
                    </a:blip>
                    <a:stretch>
                      <a:fillRect/>
                    </a:stretch>
                  </pic:blipFill>
                  <pic:spPr>
                    <a:xfrm>
                      <a:off x="0" y="0"/>
                      <a:ext cx="5015488" cy="2282689"/>
                    </a:xfrm>
                    <a:prstGeom prst="rect">
                      <a:avLst/>
                    </a:prstGeom>
                  </pic:spPr>
                </pic:pic>
              </a:graphicData>
            </a:graphic>
          </wp:inline>
        </w:drawing>
      </w:r>
    </w:p>
    <w:p w14:paraId="22D1D728" w14:textId="77777777" w:rsidR="00D22AC5" w:rsidRPr="00CE64DF" w:rsidRDefault="00D22AC5" w:rsidP="00D22AC5">
      <w:r w:rsidRPr="00CE64DF">
        <w:t>Cuối cùng là import route của module quản lý user vào file index.js</w:t>
      </w:r>
    </w:p>
    <w:p w14:paraId="6737E522" w14:textId="77777777" w:rsidR="00D22AC5" w:rsidRPr="00CE64DF" w:rsidRDefault="00D22AC5" w:rsidP="00D22AC5">
      <w:r w:rsidRPr="00CE64DF">
        <w:rPr>
          <w:noProof/>
        </w:rPr>
        <w:drawing>
          <wp:inline distT="0" distB="0" distL="0" distR="0" wp14:anchorId="2766854D" wp14:editId="23149ABD">
            <wp:extent cx="4844440" cy="2320681"/>
            <wp:effectExtent l="0" t="0" r="0" b="3810"/>
            <wp:docPr id="20" name="Picture 20"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64168" cy="2425940"/>
                    </a:xfrm>
                    <a:prstGeom prst="rect">
                      <a:avLst/>
                    </a:prstGeom>
                  </pic:spPr>
                </pic:pic>
              </a:graphicData>
            </a:graphic>
          </wp:inline>
        </w:drawing>
      </w:r>
    </w:p>
    <w:p w14:paraId="665E2DC1" w14:textId="77777777" w:rsidR="00D22AC5" w:rsidRPr="00CE64DF" w:rsidRDefault="00D22AC5" w:rsidP="00D22AC5">
      <w:r w:rsidRPr="00CE64DF">
        <w:rPr>
          <w:noProof/>
        </w:rPr>
        <w:lastRenderedPageBreak/>
        <w:drawing>
          <wp:inline distT="0" distB="0" distL="0" distR="0" wp14:anchorId="68810E3D" wp14:editId="3A0C223C">
            <wp:extent cx="4824499" cy="2136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5">
                      <a:extLst>
                        <a:ext uri="{28A0092B-C50C-407E-A947-70E740481C1C}">
                          <a14:useLocalDpi xmlns:a14="http://schemas.microsoft.com/office/drawing/2010/main" val="0"/>
                        </a:ext>
                      </a:extLst>
                    </a:blip>
                    <a:stretch>
                      <a:fillRect/>
                    </a:stretch>
                  </pic:blipFill>
                  <pic:spPr>
                    <a:xfrm>
                      <a:off x="0" y="0"/>
                      <a:ext cx="4941132" cy="2187781"/>
                    </a:xfrm>
                    <a:prstGeom prst="rect">
                      <a:avLst/>
                    </a:prstGeom>
                  </pic:spPr>
                </pic:pic>
              </a:graphicData>
            </a:graphic>
          </wp:inline>
        </w:drawing>
      </w:r>
    </w:p>
    <w:p w14:paraId="460E2E3D" w14:textId="77777777" w:rsidR="00D22AC5" w:rsidRPr="00CE64DF" w:rsidRDefault="00D22AC5" w:rsidP="00D22AC5"/>
    <w:p w14:paraId="2910ADEF" w14:textId="77777777" w:rsidR="00D22AC5" w:rsidRPr="00CE64DF" w:rsidRDefault="00D22AC5" w:rsidP="00D22AC5">
      <w:r w:rsidRPr="00CE64DF">
        <w:t xml:space="preserve">Để test dữ liệu nhận được khi gọi API , ta sử dùng phần mềm </w:t>
      </w:r>
      <w:r w:rsidRPr="00CE64DF">
        <w:rPr>
          <w:color w:val="943634" w:themeColor="accent2" w:themeShade="BF"/>
        </w:rPr>
        <w:t>POSTMAN</w:t>
      </w:r>
      <w:r w:rsidRPr="00CE64DF">
        <w:t xml:space="preserve"> để gọi đến API đó và kết quả nhận được sẽ là một mảng các users lưu theo cấu trúc JSON hoặc trả về thông báo lỗi nếu có lỗi xảy ra. </w:t>
      </w:r>
    </w:p>
    <w:p w14:paraId="7FED6025" w14:textId="77777777" w:rsidR="00D22AC5" w:rsidRPr="00CE64DF" w:rsidRDefault="00D22AC5" w:rsidP="00D22AC5">
      <w:r w:rsidRPr="00CE64DF">
        <w:t>Như vậy là chúng ta đã viết xong 1 API – lấy thông tin tất cả user của một công ty.</w:t>
      </w:r>
    </w:p>
    <w:p w14:paraId="508E5FBB" w14:textId="77777777" w:rsidR="00D22AC5" w:rsidRPr="00CE64DF" w:rsidRDefault="00D22AC5" w:rsidP="00D22AC5"/>
    <w:p w14:paraId="467F1DCF" w14:textId="77777777" w:rsidR="00D22AC5" w:rsidRPr="00CE64DF" w:rsidRDefault="00D22AC5" w:rsidP="002F5EE7">
      <w:pPr>
        <w:pStyle w:val="Heading3"/>
      </w:pPr>
      <w:bookmarkStart w:id="609" w:name="_Toc32671788"/>
      <w:r w:rsidRPr="00CE64DF">
        <w:t>Cấu trúc thư mục phần Client</w:t>
      </w:r>
      <w:bookmarkEnd w:id="609"/>
    </w:p>
    <w:p w14:paraId="15A76D96" w14:textId="77777777" w:rsidR="00D22AC5" w:rsidRPr="00CE64DF" w:rsidRDefault="00D22AC5" w:rsidP="00D22AC5">
      <w:r w:rsidRPr="00CE64DF">
        <w:t>Thư mục client chứa mã nguồn cho phần frontent của hệ thống, cấu trúc như hình dưới đây:</w:t>
      </w:r>
    </w:p>
    <w:p w14:paraId="5323DB33" w14:textId="77777777" w:rsidR="00D22AC5" w:rsidRPr="00CE64DF" w:rsidRDefault="00D22AC5" w:rsidP="00D22AC5">
      <w:r w:rsidRPr="00CE64DF">
        <w:rPr>
          <w:noProof/>
        </w:rPr>
        <w:lastRenderedPageBreak/>
        <w:drawing>
          <wp:inline distT="0" distB="0" distL="0" distR="0" wp14:anchorId="7E8A3D19" wp14:editId="1856D81A">
            <wp:extent cx="2831124" cy="4061078"/>
            <wp:effectExtent l="0" t="0" r="762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png"/>
                    <pic:cNvPicPr/>
                  </pic:nvPicPr>
                  <pic:blipFill>
                    <a:blip r:embed="rId26">
                      <a:extLst>
                        <a:ext uri="{28A0092B-C50C-407E-A947-70E740481C1C}">
                          <a14:useLocalDpi xmlns:a14="http://schemas.microsoft.com/office/drawing/2010/main" val="0"/>
                        </a:ext>
                      </a:extLst>
                    </a:blip>
                    <a:stretch>
                      <a:fillRect/>
                    </a:stretch>
                  </pic:blipFill>
                  <pic:spPr>
                    <a:xfrm>
                      <a:off x="0" y="0"/>
                      <a:ext cx="2892517" cy="4149143"/>
                    </a:xfrm>
                    <a:prstGeom prst="rect">
                      <a:avLst/>
                    </a:prstGeom>
                  </pic:spPr>
                </pic:pic>
              </a:graphicData>
            </a:graphic>
          </wp:inline>
        </w:drawing>
      </w:r>
    </w:p>
    <w:p w14:paraId="219D06DA" w14:textId="77777777" w:rsidR="00D22AC5" w:rsidRPr="00CE64DF" w:rsidRDefault="00D22AC5" w:rsidP="00D22AC5">
      <w:r w:rsidRPr="00CE64DF">
        <w:t>Cấu trúc của project về cơ bản giống với frame của 1 project ReactJS . Tuy nhiên có sự khác biệt đó là ở trong thư mục src- cấu trúc mã nguồn phân chia theo từng module tương ứng với các module của bên server. Tổ chức và xử lý dữ liệu nhận về từ server được xử lý bằng Redux – trong thư mục src.Hai phần quan trọng nhất là :</w:t>
      </w:r>
    </w:p>
    <w:p w14:paraId="201C8C13" w14:textId="77777777" w:rsidR="00D22AC5" w:rsidRPr="00CE64DF" w:rsidRDefault="00D22AC5" w:rsidP="00D22AC5">
      <w:r w:rsidRPr="00CE64DF">
        <w:t>public: chứa các file css,js, image,vv… chung cho cả project.</w:t>
      </w:r>
    </w:p>
    <w:p w14:paraId="02367532" w14:textId="77777777" w:rsidR="00D22AC5" w:rsidRPr="00CE64DF" w:rsidRDefault="00D22AC5" w:rsidP="00D22AC5">
      <w:r w:rsidRPr="00CE64DF">
        <w:t xml:space="preserve">src: </w:t>
      </w:r>
      <w:r w:rsidRPr="00CE64DF">
        <w:rPr>
          <w:i/>
          <w:iCs/>
        </w:rPr>
        <w:t>chứa mã nguồn chính cho phần frontend</w:t>
      </w:r>
      <w:r w:rsidRPr="00CE64DF">
        <w:t xml:space="preserve"> </w:t>
      </w:r>
    </w:p>
    <w:p w14:paraId="7E3AACCB" w14:textId="77777777" w:rsidR="00D22AC5" w:rsidRPr="00CE64DF" w:rsidRDefault="00D22AC5" w:rsidP="00D22AC5">
      <w:r w:rsidRPr="00CE64DF">
        <w:t xml:space="preserve">common-components: chứa các component về giao diện được tái sử dụng – có thể được gọi đến từ các module ( ví dụ : modal, form, thẻ input, …vv ) </w:t>
      </w:r>
    </w:p>
    <w:p w14:paraId="2C03D957" w14:textId="77777777" w:rsidR="00D22AC5" w:rsidRPr="00CE64DF" w:rsidRDefault="00D22AC5" w:rsidP="00D22AC5">
      <w:r w:rsidRPr="00CE64DF">
        <w:t>layouts: chứa các file giao diện của phần layout – bố cục của 1 trang trên website. Bao gồm Header, SideBar , Content và Footer.</w:t>
      </w:r>
    </w:p>
    <w:p w14:paraId="2AB5B73F" w14:textId="77777777" w:rsidR="00D22AC5" w:rsidRPr="00CE64DF" w:rsidRDefault="00D22AC5" w:rsidP="00D22AC5">
      <w:r w:rsidRPr="00CE64DF">
        <w:lastRenderedPageBreak/>
        <w:t>modules: chứa các module tương ứng với các module của bên server. Mỗi một module của bên client sẽ bao gồm hai phần chính:</w:t>
      </w:r>
    </w:p>
    <w:p w14:paraId="1843C128" w14:textId="77777777" w:rsidR="00D22AC5" w:rsidRPr="00CE64DF" w:rsidRDefault="00D22AC5" w:rsidP="00D22AC5">
      <w:r w:rsidRPr="00CE64DF">
        <w:t xml:space="preserve">components – giao diện của module, chứa các file </w:t>
      </w:r>
      <w:r w:rsidRPr="00CE64DF">
        <w:rPr>
          <w:i/>
          <w:iCs/>
        </w:rPr>
        <w:t>.jsx</w:t>
      </w:r>
    </w:p>
    <w:p w14:paraId="7A55EA21" w14:textId="77777777" w:rsidR="00D22AC5" w:rsidRPr="00CE64DF" w:rsidRDefault="00D22AC5" w:rsidP="00D22AC5">
      <w:r w:rsidRPr="00CE64DF">
        <w:t>redux – xử lý dữ liệu nhận về từ server ,bao gồm 4 file:</w:t>
      </w:r>
    </w:p>
    <w:p w14:paraId="4D03E295" w14:textId="77777777" w:rsidR="00D22AC5" w:rsidRPr="00CE64DF" w:rsidRDefault="00D22AC5" w:rsidP="00D22AC5">
      <w:r w:rsidRPr="00CE64DF">
        <w:t>action.js – thực hiện lời gọi đến các hành động mà người dùng yêu cầu</w:t>
      </w:r>
    </w:p>
    <w:p w14:paraId="29184BDE" w14:textId="77777777" w:rsidR="00D22AC5" w:rsidRPr="00CE64DF" w:rsidRDefault="00D22AC5" w:rsidP="00D22AC5">
      <w:r w:rsidRPr="00CE64DF">
        <w:t>constants.js – định nghĩa tên cho các hành động</w:t>
      </w:r>
    </w:p>
    <w:p w14:paraId="2423400B" w14:textId="77777777" w:rsidR="00D22AC5" w:rsidRPr="00CE64DF" w:rsidRDefault="00D22AC5" w:rsidP="00D22AC5">
      <w:r w:rsidRPr="00CE64DF">
        <w:t>reducer.js – xử lý dữ liệu sau khi xử lý và cập nhật vào trong store</w:t>
      </w:r>
    </w:p>
    <w:p w14:paraId="775CA8E7" w14:textId="77777777" w:rsidR="00D22AC5" w:rsidRPr="00CE64DF" w:rsidRDefault="00D22AC5" w:rsidP="00D22AC5">
      <w:r w:rsidRPr="00CE64DF">
        <w:t>service.js – xử lý dữ liệu tương ứng với hành động mà người dùng yêu cầu ( gọi API , gửi request, nhận dữ liệu trả về từ server và xử lý ).</w:t>
      </w:r>
    </w:p>
    <w:p w14:paraId="38C8ADFD" w14:textId="77777777" w:rsidR="00D22AC5" w:rsidRPr="00CE64DF" w:rsidRDefault="00D22AC5" w:rsidP="00D22AC5">
      <w:r w:rsidRPr="00CE64DF">
        <w:t>react-routes: định nghĩa các route ứng với từng trang của website</w:t>
      </w:r>
    </w:p>
    <w:p w14:paraId="05C7975C" w14:textId="77777777" w:rsidR="00D22AC5" w:rsidRPr="00CE64DF" w:rsidRDefault="00D22AC5" w:rsidP="00D22AC5">
      <w:r w:rsidRPr="00CE64DF">
        <w:t>redux: là nơi tập hợp state chung , kho store của redux.</w:t>
      </w:r>
    </w:p>
    <w:p w14:paraId="55064CBB" w14:textId="77777777" w:rsidR="00D22AC5" w:rsidRPr="00CE64DF" w:rsidRDefault="00D22AC5" w:rsidP="00D22AC5">
      <w:r w:rsidRPr="00CE64DF">
        <w:t>translation.js : file đa ngôn ngữ - hiện tại đã có tiếng Việt và tiếng Anh</w:t>
      </w:r>
    </w:p>
    <w:p w14:paraId="6DBA977E" w14:textId="77777777" w:rsidR="00D22AC5" w:rsidRPr="00CE64DF" w:rsidRDefault="00D22AC5" w:rsidP="00D22AC5"/>
    <w:p w14:paraId="2A52BCC1" w14:textId="77777777" w:rsidR="00D22AC5" w:rsidRPr="00CE64DF" w:rsidRDefault="00D22AC5" w:rsidP="00D22AC5"/>
    <w:p w14:paraId="431FF4E1" w14:textId="77777777" w:rsidR="00D22AC5" w:rsidRPr="00CE64DF" w:rsidRDefault="00D22AC5" w:rsidP="00D22AC5">
      <w:r w:rsidRPr="00CE64DF">
        <w:t>Ví dụ cách tạo một module mới cho phần client</w:t>
      </w:r>
    </w:p>
    <w:p w14:paraId="3C02417E" w14:textId="77777777" w:rsidR="00D22AC5" w:rsidRPr="00CE64DF" w:rsidRDefault="00D22AC5" w:rsidP="00D22AC5">
      <w:r w:rsidRPr="00CE64DF">
        <w:t>Ở phần server chúng ta đã xây dựng một API cho chức năng liệt kê tất cả các user của một công ty. Vậy nên ở phần này chúng ta sẽ làm phần giao diện và gọi API cho chức năng đó ở bên client.</w:t>
      </w:r>
    </w:p>
    <w:p w14:paraId="3D974BE0" w14:textId="77777777" w:rsidR="00D22AC5" w:rsidRPr="00CE64DF" w:rsidRDefault="00D22AC5" w:rsidP="00D22AC5">
      <w:r w:rsidRPr="00CE64DF">
        <w:t>Mã nguồn cho chức năng này nằm trong module QL user : src/super-admin-management/manage-user</w:t>
      </w:r>
    </w:p>
    <w:p w14:paraId="7046A6B1" w14:textId="77777777" w:rsidR="00D22AC5" w:rsidRPr="00CE64DF" w:rsidRDefault="00D22AC5" w:rsidP="00D22AC5">
      <w:r w:rsidRPr="00CE64DF">
        <w:t>Đầu tiên,vào thư mục redux của phần manage-user, trong file service.js ta sẽ viết chức năng lấy thông tin của tất cả người dùng trong một công ty:</w:t>
      </w:r>
    </w:p>
    <w:p w14:paraId="6175B7BB" w14:textId="77777777" w:rsidR="00D22AC5" w:rsidRPr="00CE64DF" w:rsidRDefault="00D22AC5" w:rsidP="00D22AC5">
      <w:r w:rsidRPr="00CE64DF">
        <w:rPr>
          <w:noProof/>
        </w:rPr>
        <w:lastRenderedPageBreak/>
        <w:drawing>
          <wp:inline distT="0" distB="0" distL="0" distR="0" wp14:anchorId="56AD2633" wp14:editId="4B9F5AAD">
            <wp:extent cx="5372100" cy="2646448"/>
            <wp:effectExtent l="0" t="0" r="0" b="190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les.png"/>
                    <pic:cNvPicPr/>
                  </pic:nvPicPr>
                  <pic:blipFill>
                    <a:blip r:embed="rId27">
                      <a:extLst>
                        <a:ext uri="{28A0092B-C50C-407E-A947-70E740481C1C}">
                          <a14:useLocalDpi xmlns:a14="http://schemas.microsoft.com/office/drawing/2010/main" val="0"/>
                        </a:ext>
                      </a:extLst>
                    </a:blip>
                    <a:stretch>
                      <a:fillRect/>
                    </a:stretch>
                  </pic:blipFill>
                  <pic:spPr>
                    <a:xfrm>
                      <a:off x="0" y="0"/>
                      <a:ext cx="5416335" cy="2668239"/>
                    </a:xfrm>
                    <a:prstGeom prst="rect">
                      <a:avLst/>
                    </a:prstGeom>
                  </pic:spPr>
                </pic:pic>
              </a:graphicData>
            </a:graphic>
          </wp:inline>
        </w:drawing>
      </w:r>
    </w:p>
    <w:p w14:paraId="7C165C45" w14:textId="77777777" w:rsidR="00D22AC5" w:rsidRPr="00CE64DF" w:rsidRDefault="00D22AC5" w:rsidP="00D22AC5">
      <w:r w:rsidRPr="00CE64DF">
        <w:t xml:space="preserve">Tương ứng với API ở bên server là </w:t>
      </w:r>
      <w:r w:rsidRPr="00CE64DF">
        <w:rPr>
          <w:i/>
          <w:iCs/>
          <w:color w:val="31849B" w:themeColor="accent5" w:themeShade="BF"/>
        </w:rPr>
        <w:t>/user</w:t>
      </w:r>
      <w:r w:rsidRPr="00CE64DF">
        <w:rPr>
          <w:color w:val="31849B" w:themeColor="accent5" w:themeShade="BF"/>
        </w:rPr>
        <w:t xml:space="preserve"> </w:t>
      </w:r>
      <w:r w:rsidRPr="00CE64DF">
        <w:t>với ta truyền vào option có định dạng là :</w:t>
      </w:r>
    </w:p>
    <w:p w14:paraId="00DEAD05" w14:textId="77777777" w:rsidR="00D22AC5" w:rsidRPr="00CE64DF" w:rsidRDefault="00D22AC5" w:rsidP="00D22AC5">
      <w:r w:rsidRPr="00CE64DF">
        <w:t>{</w:t>
      </w:r>
    </w:p>
    <w:p w14:paraId="79A0464B" w14:textId="77777777" w:rsidR="00D22AC5" w:rsidRPr="00CE64DF" w:rsidRDefault="00D22AC5" w:rsidP="00D22AC5">
      <w:r w:rsidRPr="00CE64DF">
        <w:tab/>
        <w:t>url – đường dẫn tương ứng với API,</w:t>
      </w:r>
    </w:p>
    <w:p w14:paraId="14B5B545" w14:textId="77777777" w:rsidR="00D22AC5" w:rsidRPr="00CE64DF" w:rsidRDefault="00D22AC5" w:rsidP="00D22AC5">
      <w:r w:rsidRPr="00CE64DF">
        <w:tab/>
        <w:t>method – phương thức gọi ( cụ thể trường hợp ở đây là GET ),</w:t>
      </w:r>
    </w:p>
    <w:p w14:paraId="19F7C70D" w14:textId="77777777" w:rsidR="00D22AC5" w:rsidRPr="00CE64DF" w:rsidRDefault="00D22AC5" w:rsidP="00D22AC5">
      <w:r w:rsidRPr="00CE64DF">
        <w:t>headers – phần headers của http Request ta gửi kèm token xác thực người dùng – để middlware của bên server xác thực user nào vừa gửi yêu cầu.Trong token – nhận được sau khi login và lưu trong localStorage có chứa các thông tin về user đã được mã hóa,bao gồm như tên, email, roles,...và đi kèm là thông tin về công ty mà user đó đang làm việc – Id của công ty dùng để thực hiện lệnh truy vấn sẽ được lấy ra từ trong token này do client gửi lên.</w:t>
      </w:r>
    </w:p>
    <w:p w14:paraId="519BECED" w14:textId="77777777" w:rsidR="00D22AC5" w:rsidRPr="00CE64DF" w:rsidRDefault="00D22AC5" w:rsidP="00D22AC5">
      <w:r w:rsidRPr="00CE64DF">
        <w:t>data – với những method của yêu cầu thêm, sửa dữ liệu như POST, PATCH thì đây là phần chứa dữ liệu mà client muốn gửi đến server để chỉnh sửa data trong DB. Ở đây GET không yêu cầu chỉnh sửa mà chỉ trích xuất dữ liệu nên phần này là không cần thiết.</w:t>
      </w:r>
    </w:p>
    <w:p w14:paraId="65DD2A92" w14:textId="77777777" w:rsidR="00D22AC5" w:rsidRPr="00CE64DF" w:rsidRDefault="00D22AC5" w:rsidP="00D22AC5">
      <w:r w:rsidRPr="00CE64DF">
        <w:t>}</w:t>
      </w:r>
    </w:p>
    <w:p w14:paraId="70B70125" w14:textId="77777777" w:rsidR="00D22AC5" w:rsidRPr="00CE64DF" w:rsidRDefault="00D22AC5" w:rsidP="00D22AC5">
      <w:r w:rsidRPr="00CE64DF">
        <w:t xml:space="preserve">Có hai cách để client có thể thực hiện được lời gọi đến API của server là sử dụng </w:t>
      </w:r>
      <w:r w:rsidRPr="00CE64DF">
        <w:rPr>
          <w:color w:val="FF0000"/>
        </w:rPr>
        <w:t xml:space="preserve">axios </w:t>
      </w:r>
      <w:r w:rsidRPr="00CE64DF">
        <w:t xml:space="preserve">hoặc </w:t>
      </w:r>
      <w:r w:rsidRPr="00CE64DF">
        <w:rPr>
          <w:color w:val="943634" w:themeColor="accent2" w:themeShade="BF"/>
        </w:rPr>
        <w:t xml:space="preserve">fetch </w:t>
      </w:r>
      <w:r w:rsidRPr="00CE64DF">
        <w:t xml:space="preserve">đều được. Ở đây chúng ta sử dụng </w:t>
      </w:r>
      <w:r w:rsidRPr="00CE64DF">
        <w:rPr>
          <w:color w:val="FF0000"/>
        </w:rPr>
        <w:t>axios</w:t>
      </w:r>
      <w:r w:rsidRPr="00CE64DF">
        <w:t>.</w:t>
      </w:r>
    </w:p>
    <w:p w14:paraId="37B3EE0A" w14:textId="77777777" w:rsidR="00D22AC5" w:rsidRPr="00CE64DF" w:rsidRDefault="00D22AC5" w:rsidP="00D22AC5">
      <w:r w:rsidRPr="00CE64DF">
        <w:lastRenderedPageBreak/>
        <w:t xml:space="preserve">Sau khi viết xong service ta chuyển đến file constants.js để định nghĩa hành động cho yêu cầu lấy tất cả user trong công ty. </w:t>
      </w:r>
    </w:p>
    <w:p w14:paraId="0CBFCA61" w14:textId="77777777" w:rsidR="00D22AC5" w:rsidRPr="00CE64DF" w:rsidRDefault="00D22AC5" w:rsidP="00D22AC5">
      <w:r w:rsidRPr="00CE64DF">
        <w:rPr>
          <w:noProof/>
        </w:rPr>
        <w:drawing>
          <wp:inline distT="0" distB="0" distL="0" distR="0" wp14:anchorId="3B668B1F" wp14:editId="67F3E9CB">
            <wp:extent cx="5377868" cy="2584939"/>
            <wp:effectExtent l="0" t="0" r="0" b="635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l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0372" cy="2590949"/>
                    </a:xfrm>
                    <a:prstGeom prst="rect">
                      <a:avLst/>
                    </a:prstGeom>
                  </pic:spPr>
                </pic:pic>
              </a:graphicData>
            </a:graphic>
          </wp:inline>
        </w:drawing>
      </w:r>
    </w:p>
    <w:p w14:paraId="34C3AF6D" w14:textId="77777777" w:rsidR="00D22AC5" w:rsidRPr="00CE64DF" w:rsidRDefault="00D22AC5" w:rsidP="00D22AC5">
      <w:r w:rsidRPr="00CE64DF">
        <w:t>Tiếp đến ta chuyển qua file action.js để viết lời gọi cho hành động này:</w:t>
      </w:r>
    </w:p>
    <w:p w14:paraId="522DA750" w14:textId="77777777" w:rsidR="00D22AC5" w:rsidRPr="00CE64DF" w:rsidRDefault="00D22AC5" w:rsidP="00D22AC5">
      <w:r w:rsidRPr="00CE64DF">
        <w:rPr>
          <w:noProof/>
        </w:rPr>
        <w:drawing>
          <wp:inline distT="0" distB="0" distL="0" distR="0" wp14:anchorId="135D002B" wp14:editId="71DC28EA">
            <wp:extent cx="5354515" cy="261547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l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64725" cy="2620462"/>
                    </a:xfrm>
                    <a:prstGeom prst="rect">
                      <a:avLst/>
                    </a:prstGeom>
                  </pic:spPr>
                </pic:pic>
              </a:graphicData>
            </a:graphic>
          </wp:inline>
        </w:drawing>
      </w:r>
    </w:p>
    <w:p w14:paraId="3C78832D" w14:textId="77777777" w:rsidR="00D22AC5" w:rsidRPr="00CE64DF" w:rsidRDefault="00D22AC5" w:rsidP="00D22AC5">
      <w:r w:rsidRPr="00CE64DF">
        <w:t>Tiếp theo,chúng ta chuyển qua file reducer.js và viết mã nguồn xử lý tương ứng với hành động được yêu cầu trong fle action.js</w:t>
      </w:r>
    </w:p>
    <w:p w14:paraId="764D2A63" w14:textId="77777777" w:rsidR="00D22AC5" w:rsidRPr="00CE64DF" w:rsidRDefault="00D22AC5" w:rsidP="00D22AC5">
      <w:r w:rsidRPr="00CE64DF">
        <w:rPr>
          <w:noProof/>
        </w:rPr>
        <w:lastRenderedPageBreak/>
        <w:drawing>
          <wp:inline distT="0" distB="0" distL="0" distR="0" wp14:anchorId="261A9B29" wp14:editId="65BF3B00">
            <wp:extent cx="5339785" cy="3042138"/>
            <wp:effectExtent l="0" t="0" r="0" b="6350"/>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les.png"/>
                    <pic:cNvPicPr/>
                  </pic:nvPicPr>
                  <pic:blipFill>
                    <a:blip r:embed="rId30">
                      <a:extLst>
                        <a:ext uri="{28A0092B-C50C-407E-A947-70E740481C1C}">
                          <a14:useLocalDpi xmlns:a14="http://schemas.microsoft.com/office/drawing/2010/main" val="0"/>
                        </a:ext>
                      </a:extLst>
                    </a:blip>
                    <a:stretch>
                      <a:fillRect/>
                    </a:stretch>
                  </pic:blipFill>
                  <pic:spPr>
                    <a:xfrm>
                      <a:off x="0" y="0"/>
                      <a:ext cx="5372077" cy="3060535"/>
                    </a:xfrm>
                    <a:prstGeom prst="rect">
                      <a:avLst/>
                    </a:prstGeom>
                  </pic:spPr>
                </pic:pic>
              </a:graphicData>
            </a:graphic>
          </wp:inline>
        </w:drawing>
      </w:r>
    </w:p>
    <w:p w14:paraId="09601E64" w14:textId="77777777" w:rsidR="00D22AC5" w:rsidRPr="00CE64DF" w:rsidRDefault="00D22AC5" w:rsidP="00D22AC5">
      <w:r w:rsidRPr="00CE64DF">
        <w:t>Sau khi viết xong reducer, ta vào thư mục src/redux để import state của user – lưu trữ data nhận được từ server vào trong store trong file combine-reducers.js</w:t>
      </w:r>
    </w:p>
    <w:p w14:paraId="477A90B5" w14:textId="77777777" w:rsidR="00D22AC5" w:rsidRPr="00CE64DF" w:rsidRDefault="00D22AC5" w:rsidP="00D22AC5">
      <w:r w:rsidRPr="00CE64DF">
        <w:rPr>
          <w:noProof/>
        </w:rPr>
        <w:drawing>
          <wp:inline distT="0" distB="0" distL="0" distR="0" wp14:anchorId="7447574C" wp14:editId="6FECF8D1">
            <wp:extent cx="5336930" cy="3200447"/>
            <wp:effectExtent l="0" t="0" r="0" b="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les.png"/>
                    <pic:cNvPicPr/>
                  </pic:nvPicPr>
                  <pic:blipFill>
                    <a:blip r:embed="rId31">
                      <a:extLst>
                        <a:ext uri="{28A0092B-C50C-407E-A947-70E740481C1C}">
                          <a14:useLocalDpi xmlns:a14="http://schemas.microsoft.com/office/drawing/2010/main" val="0"/>
                        </a:ext>
                      </a:extLst>
                    </a:blip>
                    <a:stretch>
                      <a:fillRect/>
                    </a:stretch>
                  </pic:blipFill>
                  <pic:spPr>
                    <a:xfrm>
                      <a:off x="0" y="0"/>
                      <a:ext cx="5352957" cy="3210058"/>
                    </a:xfrm>
                    <a:prstGeom prst="rect">
                      <a:avLst/>
                    </a:prstGeom>
                  </pic:spPr>
                </pic:pic>
              </a:graphicData>
            </a:graphic>
          </wp:inline>
        </w:drawing>
      </w:r>
    </w:p>
    <w:p w14:paraId="440E5A4D" w14:textId="77777777" w:rsidR="00D22AC5" w:rsidRPr="00CE64DF" w:rsidRDefault="00D22AC5" w:rsidP="00D22AC5">
      <w:r w:rsidRPr="00CE64DF">
        <w:lastRenderedPageBreak/>
        <w:t xml:space="preserve">Cuối cùng chúng chỉ việc code giao diện cho và lấy dữ liệu từ user và hiện thị. </w:t>
      </w:r>
    </w:p>
    <w:p w14:paraId="75AB210C" w14:textId="730E734B" w:rsidR="00D22AC5" w:rsidRDefault="00A61EA1" w:rsidP="00A61EA1">
      <w:pPr>
        <w:pStyle w:val="Heading1"/>
      </w:pPr>
      <w:bookmarkStart w:id="610" w:name="_Toc32671789"/>
      <w:r>
        <w:lastRenderedPageBreak/>
        <w:t>Cài đặt và cấu hình project</w:t>
      </w:r>
      <w:bookmarkEnd w:id="610"/>
    </w:p>
    <w:p w14:paraId="0C69EB80" w14:textId="77777777" w:rsidR="00A61EA1" w:rsidRPr="00A61EA1" w:rsidRDefault="00A61EA1" w:rsidP="00A61EA1"/>
    <w:p w14:paraId="2A017793" w14:textId="7CF81FA0" w:rsidR="00A61EA1" w:rsidRPr="00A61EA1" w:rsidRDefault="00A61EA1" w:rsidP="00A61EA1">
      <w:pPr>
        <w:pStyle w:val="ListParagraph"/>
        <w:numPr>
          <w:ilvl w:val="1"/>
          <w:numId w:val="13"/>
        </w:numPr>
        <w:spacing w:before="0" w:after="160"/>
        <w:contextualSpacing/>
        <w:jc w:val="left"/>
        <w:rPr>
          <w:rFonts w:ascii="Arial" w:hAnsi="Arial"/>
          <w:b/>
          <w:bCs/>
          <w:sz w:val="20"/>
        </w:rPr>
      </w:pPr>
      <w:r>
        <w:rPr>
          <w:rFonts w:ascii="Arial" w:hAnsi="Arial"/>
          <w:b/>
          <w:bCs/>
          <w:sz w:val="20"/>
        </w:rPr>
        <w:t xml:space="preserve">Bước 1: </w:t>
      </w:r>
      <w:r w:rsidRPr="00A61EA1">
        <w:rPr>
          <w:rFonts w:ascii="Arial" w:hAnsi="Arial"/>
          <w:b/>
          <w:bCs/>
          <w:sz w:val="20"/>
        </w:rPr>
        <w:t>Clone project QLCV</w:t>
      </w:r>
    </w:p>
    <w:p w14:paraId="15551DF8" w14:textId="2326C5F4" w:rsidR="00A61EA1" w:rsidRPr="00A61EA1" w:rsidRDefault="00A61EA1" w:rsidP="00A61EA1">
      <w:pPr>
        <w:ind w:left="720" w:firstLine="72"/>
        <w:rPr>
          <w:rFonts w:ascii="Arial" w:hAnsi="Arial"/>
          <w:color w:val="000000" w:themeColor="text1"/>
          <w:sz w:val="20"/>
        </w:rPr>
      </w:pPr>
      <w:r>
        <w:rPr>
          <w:rFonts w:ascii="Arial" w:hAnsi="Arial"/>
          <w:b/>
          <w:bCs/>
          <w:i/>
          <w:iCs/>
          <w:color w:val="000000" w:themeColor="text1"/>
          <w:sz w:val="20"/>
        </w:rPr>
        <w:tab/>
      </w:r>
      <w:r w:rsidRPr="00A61EA1">
        <w:rPr>
          <w:rFonts w:ascii="Arial" w:hAnsi="Arial"/>
          <w:i/>
          <w:iCs/>
          <w:color w:val="000000" w:themeColor="text1"/>
          <w:sz w:val="20"/>
        </w:rPr>
        <w:t xml:space="preserve">git clone </w:t>
      </w:r>
      <w:ins w:id="611" w:author="Nguyen Viet Thai 20153356" w:date="2020-02-17T09:05:00Z">
        <w:r w:rsidR="009B7F34" w:rsidRPr="009B7F34">
          <w:rPr>
            <w:rFonts w:ascii="Arial" w:hAnsi="Arial"/>
            <w:i/>
            <w:iCs/>
            <w:color w:val="000000" w:themeColor="text1"/>
            <w:sz w:val="20"/>
          </w:rPr>
          <w:t>https://github.com/VNISTResearch/qlcv.git</w:t>
        </w:r>
      </w:ins>
      <w:del w:id="612" w:author="Nguyen Viet Thai 20153356" w:date="2020-02-17T09:05:00Z">
        <w:r w:rsidRPr="00A61EA1" w:rsidDel="009B7F34">
          <w:rPr>
            <w:rFonts w:ascii="Arial" w:hAnsi="Arial"/>
            <w:i/>
            <w:iCs/>
            <w:color w:val="000000" w:themeColor="text1"/>
            <w:sz w:val="20"/>
          </w:rPr>
          <w:delText>https://github.com/thainv-vnist/qlcv.git</w:delText>
        </w:r>
      </w:del>
    </w:p>
    <w:p w14:paraId="7D6B6538" w14:textId="0580E496" w:rsidR="00A61EA1" w:rsidRPr="00A61EA1" w:rsidRDefault="00A61EA1" w:rsidP="00A61EA1">
      <w:pPr>
        <w:pStyle w:val="ListParagraph"/>
        <w:numPr>
          <w:ilvl w:val="1"/>
          <w:numId w:val="13"/>
        </w:numPr>
        <w:spacing w:before="0" w:after="160"/>
        <w:contextualSpacing/>
        <w:jc w:val="left"/>
        <w:rPr>
          <w:rFonts w:ascii="Arial" w:hAnsi="Arial"/>
          <w:b/>
          <w:bCs/>
          <w:sz w:val="20"/>
        </w:rPr>
      </w:pPr>
      <w:r>
        <w:rPr>
          <w:rFonts w:ascii="Arial" w:hAnsi="Arial"/>
          <w:b/>
          <w:bCs/>
          <w:sz w:val="20"/>
        </w:rPr>
        <w:t xml:space="preserve">Bước 2: </w:t>
      </w:r>
      <w:r w:rsidRPr="00A61EA1">
        <w:rPr>
          <w:rFonts w:ascii="Arial" w:hAnsi="Arial"/>
          <w:b/>
          <w:bCs/>
          <w:sz w:val="20"/>
        </w:rPr>
        <w:t>Cấu hình cho server</w:t>
      </w:r>
    </w:p>
    <w:p w14:paraId="1C17030B" w14:textId="77777777"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Chạy lệnh </w:t>
      </w:r>
      <w:r w:rsidRPr="009B7F34">
        <w:rPr>
          <w:rFonts w:ascii="Arial" w:hAnsi="Arial"/>
          <w:b/>
          <w:bCs/>
          <w:i/>
          <w:iCs/>
          <w:sz w:val="20"/>
          <w:highlight w:val="yellow"/>
          <w:rPrChange w:id="613" w:author="Nguyen Viet Thai 20153356" w:date="2020-02-17T09:08:00Z">
            <w:rPr>
              <w:rFonts w:ascii="Arial" w:hAnsi="Arial"/>
              <w:b/>
              <w:bCs/>
              <w:i/>
              <w:iCs/>
              <w:sz w:val="20"/>
            </w:rPr>
          </w:rPrChange>
        </w:rPr>
        <w:t>npm install</w:t>
      </w:r>
      <w:r w:rsidRPr="00CE64DF">
        <w:rPr>
          <w:rFonts w:ascii="Arial" w:hAnsi="Arial"/>
          <w:b/>
          <w:bCs/>
          <w:i/>
          <w:iCs/>
          <w:sz w:val="20"/>
        </w:rPr>
        <w:t xml:space="preserve"> , </w:t>
      </w:r>
      <w:r w:rsidRPr="00CE64DF">
        <w:rPr>
          <w:rFonts w:ascii="Arial" w:hAnsi="Arial"/>
          <w:sz w:val="20"/>
        </w:rPr>
        <w:t xml:space="preserve">nếu xuất hiện cảnh báo về phiên bản cũ, chạy lệnh : </w:t>
      </w:r>
      <w:r w:rsidRPr="009B7F34">
        <w:rPr>
          <w:rFonts w:ascii="Arial" w:hAnsi="Arial"/>
          <w:b/>
          <w:bCs/>
          <w:i/>
          <w:iCs/>
          <w:sz w:val="20"/>
          <w:highlight w:val="yellow"/>
          <w:rPrChange w:id="614" w:author="Nguyen Viet Thai 20153356" w:date="2020-02-17T09:08:00Z">
            <w:rPr>
              <w:rFonts w:ascii="Arial" w:hAnsi="Arial"/>
              <w:b/>
              <w:bCs/>
              <w:i/>
              <w:iCs/>
              <w:sz w:val="20"/>
            </w:rPr>
          </w:rPrChange>
        </w:rPr>
        <w:t>npm audit fix</w:t>
      </w:r>
      <w:r w:rsidRPr="00CE64DF">
        <w:rPr>
          <w:rFonts w:ascii="Arial" w:hAnsi="Arial"/>
          <w:b/>
          <w:bCs/>
          <w:i/>
          <w:iCs/>
          <w:sz w:val="20"/>
        </w:rPr>
        <w:t xml:space="preserve"> </w:t>
      </w:r>
      <w:r w:rsidRPr="00CE64DF">
        <w:rPr>
          <w:rFonts w:ascii="Arial" w:hAnsi="Arial"/>
          <w:sz w:val="20"/>
        </w:rPr>
        <w:t>để cập nhật.</w:t>
      </w:r>
    </w:p>
    <w:p w14:paraId="39DC6D7A" w14:textId="36EF090E"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Tạo file </w:t>
      </w:r>
      <w:r w:rsidRPr="00CE64DF">
        <w:rPr>
          <w:rFonts w:ascii="Arial" w:hAnsi="Arial"/>
          <w:i/>
          <w:iCs/>
          <w:sz w:val="20"/>
        </w:rPr>
        <w:t>.env</w:t>
      </w:r>
      <w:r w:rsidRPr="00CE64DF">
        <w:rPr>
          <w:rFonts w:ascii="Arial" w:hAnsi="Arial"/>
          <w:sz w:val="20"/>
        </w:rPr>
        <w:t xml:space="preserve"> với cấu trúc giống như trong file </w:t>
      </w:r>
      <w:r w:rsidRPr="00CE64DF">
        <w:rPr>
          <w:rFonts w:ascii="Arial" w:hAnsi="Arial"/>
          <w:i/>
          <w:iCs/>
          <w:sz w:val="20"/>
        </w:rPr>
        <w:t>.env.example</w:t>
      </w:r>
      <w:r w:rsidRPr="00CE64DF">
        <w:rPr>
          <w:rFonts w:ascii="Arial" w:hAnsi="Arial"/>
          <w:sz w:val="20"/>
        </w:rPr>
        <w:t xml:space="preserve"> </w:t>
      </w:r>
      <w:ins w:id="615" w:author="Nguyen Viet Thai 20153356" w:date="2020-02-17T09:07:00Z">
        <w:r w:rsidR="009B7F34">
          <w:rPr>
            <w:rFonts w:ascii="Arial" w:hAnsi="Arial"/>
            <w:sz w:val="20"/>
          </w:rPr>
          <w:t xml:space="preserve">bằng lệnh : </w:t>
        </w:r>
      </w:ins>
      <w:ins w:id="616" w:author="Nguyen Viet Thai 20153356" w:date="2020-02-17T09:08:00Z">
        <w:r w:rsidR="009B7F34">
          <w:rPr>
            <w:rFonts w:ascii="Arial" w:hAnsi="Arial"/>
            <w:sz w:val="20"/>
          </w:rPr>
          <w:t xml:space="preserve"> </w:t>
        </w:r>
      </w:ins>
      <w:ins w:id="617" w:author="Nguyen Viet Thai 20153356" w:date="2020-02-17T09:07:00Z">
        <w:r w:rsidR="009B7F34" w:rsidRPr="009B7F34">
          <w:rPr>
            <w:rFonts w:ascii="Arial" w:hAnsi="Arial"/>
            <w:b/>
            <w:bCs/>
            <w:color w:val="000000" w:themeColor="text1"/>
            <w:sz w:val="20"/>
            <w:highlight w:val="yellow"/>
            <w:shd w:val="pct15" w:color="auto" w:fill="FFFFFF"/>
            <w:rPrChange w:id="618" w:author="Nguyen Viet Thai 20153356" w:date="2020-02-17T09:08:00Z">
              <w:rPr>
                <w:rFonts w:ascii="Arial" w:hAnsi="Arial"/>
                <w:sz w:val="20"/>
              </w:rPr>
            </w:rPrChange>
          </w:rPr>
          <w:t>cp .env.example .env</w:t>
        </w:r>
        <w:r w:rsidR="009B7F34" w:rsidRPr="009B7F34">
          <w:rPr>
            <w:rFonts w:ascii="Arial" w:hAnsi="Arial"/>
            <w:b/>
            <w:bCs/>
            <w:sz w:val="20"/>
            <w:rPrChange w:id="619" w:author="Nguyen Viet Thai 20153356" w:date="2020-02-17T09:08:00Z">
              <w:rPr>
                <w:rFonts w:ascii="Arial" w:hAnsi="Arial"/>
                <w:sz w:val="20"/>
              </w:rPr>
            </w:rPrChange>
          </w:rPr>
          <w:t xml:space="preserve"> </w:t>
        </w:r>
      </w:ins>
      <w:del w:id="620" w:author="Nguyen Viet Thai 20153356" w:date="2020-02-17T09:07:00Z">
        <w:r w:rsidRPr="00CE64DF" w:rsidDel="009B7F34">
          <w:rPr>
            <w:rFonts w:ascii="Arial" w:hAnsi="Arial"/>
            <w:sz w:val="20"/>
          </w:rPr>
          <w:delText>,</w:delText>
        </w:r>
      </w:del>
      <w:del w:id="621" w:author="Nguyen Viet Thai 20153356" w:date="2020-02-17T09:08:00Z">
        <w:r w:rsidRPr="00CE64DF" w:rsidDel="009B7F34">
          <w:rPr>
            <w:rFonts w:ascii="Arial" w:hAnsi="Arial"/>
            <w:sz w:val="20"/>
          </w:rPr>
          <w:delText xml:space="preserve"> </w:delText>
        </w:r>
      </w:del>
      <w:ins w:id="622" w:author="Nguyen Viet Thai 20153356" w:date="2020-02-17T09:08:00Z">
        <w:r w:rsidR="009B7F34">
          <w:rPr>
            <w:rFonts w:ascii="Arial" w:hAnsi="Arial"/>
            <w:sz w:val="20"/>
          </w:rPr>
          <w:t xml:space="preserve">, sau đó sửa nội dung của file .env </w:t>
        </w:r>
      </w:ins>
      <w:del w:id="623" w:author="Nguyen Viet Thai 20153356" w:date="2020-02-17T09:08:00Z">
        <w:r w:rsidRPr="00CE64DF" w:rsidDel="009B7F34">
          <w:rPr>
            <w:rFonts w:ascii="Arial" w:hAnsi="Arial"/>
            <w:sz w:val="20"/>
          </w:rPr>
          <w:delText>trong đó</w:delText>
        </w:r>
      </w:del>
      <w:r w:rsidRPr="00CE64DF">
        <w:rPr>
          <w:rFonts w:ascii="Arial" w:hAnsi="Arial"/>
          <w:sz w:val="20"/>
        </w:rPr>
        <w:t>:</w:t>
      </w:r>
    </w:p>
    <w:p w14:paraId="5860A8CD" w14:textId="77777777" w:rsidR="00A61EA1" w:rsidRPr="000217A0" w:rsidRDefault="00A61EA1" w:rsidP="00A61EA1">
      <w:pPr>
        <w:pStyle w:val="ListParagraph"/>
        <w:numPr>
          <w:ilvl w:val="3"/>
          <w:numId w:val="13"/>
        </w:numPr>
        <w:spacing w:before="0" w:after="160"/>
        <w:contextualSpacing/>
        <w:jc w:val="left"/>
        <w:rPr>
          <w:rFonts w:ascii="Arial" w:hAnsi="Arial"/>
          <w:sz w:val="20"/>
          <w:rPrChange w:id="624" w:author="Nguyen Viet Thai 20153356" w:date="2020-02-17T10:20:00Z">
            <w:rPr>
              <w:rFonts w:ascii="Arial" w:hAnsi="Arial"/>
              <w:sz w:val="20"/>
            </w:rPr>
          </w:rPrChange>
        </w:rPr>
      </w:pPr>
      <w:r w:rsidRPr="00CE64DF">
        <w:rPr>
          <w:rFonts w:ascii="Arial" w:hAnsi="Arial"/>
          <w:sz w:val="20"/>
        </w:rPr>
        <w:t xml:space="preserve">DATABASE: cơ sở dữ liệu của bạn. Ví dụ: </w:t>
      </w:r>
      <w:r w:rsidRPr="000217A0">
        <w:rPr>
          <w:rFonts w:ascii="Arial" w:hAnsi="Arial"/>
          <w:b/>
          <w:bCs/>
          <w:i/>
          <w:iCs/>
          <w:color w:val="000000" w:themeColor="text1"/>
          <w:sz w:val="20"/>
          <w:rPrChange w:id="625" w:author="Nguyen Viet Thai 20153356" w:date="2020-02-17T10:20:00Z">
            <w:rPr>
              <w:rFonts w:ascii="Arial" w:hAnsi="Arial"/>
              <w:i/>
              <w:iCs/>
              <w:color w:val="4F81BD" w:themeColor="accent1"/>
              <w:sz w:val="20"/>
            </w:rPr>
          </w:rPrChange>
        </w:rPr>
        <w:t>mongodb://localhost/qlcv</w:t>
      </w:r>
    </w:p>
    <w:p w14:paraId="0F38A541" w14:textId="77777777" w:rsidR="00A61EA1" w:rsidRPr="00CE64DF" w:rsidRDefault="00A61EA1" w:rsidP="00A61EA1">
      <w:pPr>
        <w:pStyle w:val="ListParagraph"/>
        <w:numPr>
          <w:ilvl w:val="3"/>
          <w:numId w:val="13"/>
        </w:numPr>
        <w:spacing w:before="0" w:after="160"/>
        <w:contextualSpacing/>
        <w:jc w:val="left"/>
        <w:rPr>
          <w:rFonts w:ascii="Arial" w:hAnsi="Arial"/>
          <w:sz w:val="20"/>
        </w:rPr>
      </w:pPr>
      <w:r w:rsidRPr="00CE64DF">
        <w:rPr>
          <w:rFonts w:ascii="Arial" w:hAnsi="Arial"/>
          <w:sz w:val="20"/>
        </w:rPr>
        <w:t xml:space="preserve">TOKEN_SECRET: chuỗi kí tự đặc biệt (đặt tùy ý – ví dụ: </w:t>
      </w:r>
      <w:r w:rsidRPr="000217A0">
        <w:rPr>
          <w:rFonts w:ascii="Arial" w:hAnsi="Arial"/>
          <w:b/>
          <w:bCs/>
          <w:color w:val="000000" w:themeColor="text1"/>
          <w:sz w:val="20"/>
          <w:rPrChange w:id="626" w:author="Nguyen Viet Thai 20153356" w:date="2020-02-17T10:20:00Z">
            <w:rPr>
              <w:rFonts w:ascii="Arial" w:hAnsi="Arial"/>
              <w:color w:val="4F81BD" w:themeColor="accent1"/>
              <w:sz w:val="20"/>
            </w:rPr>
          </w:rPrChange>
        </w:rPr>
        <w:t>congtyvnist</w:t>
      </w:r>
      <w:r w:rsidRPr="00CE64DF">
        <w:rPr>
          <w:rFonts w:ascii="Arial" w:hAnsi="Arial"/>
          <w:color w:val="4F81BD" w:themeColor="accent1"/>
          <w:sz w:val="20"/>
        </w:rPr>
        <w:t xml:space="preserve"> </w:t>
      </w:r>
      <w:r w:rsidRPr="00CE64DF">
        <w:rPr>
          <w:rFonts w:ascii="Arial" w:hAnsi="Arial"/>
          <w:sz w:val="20"/>
        </w:rPr>
        <w:t>) dùng để mã hóa token JWT gửi về cho client.</w:t>
      </w:r>
    </w:p>
    <w:p w14:paraId="0B286DDB" w14:textId="77777777" w:rsidR="00A61EA1" w:rsidRPr="00CE64DF" w:rsidRDefault="00A61EA1" w:rsidP="00A61EA1">
      <w:pPr>
        <w:pStyle w:val="ListParagraph"/>
        <w:numPr>
          <w:ilvl w:val="3"/>
          <w:numId w:val="13"/>
        </w:numPr>
        <w:spacing w:before="0" w:after="160"/>
        <w:contextualSpacing/>
        <w:jc w:val="left"/>
        <w:rPr>
          <w:rFonts w:ascii="Arial" w:hAnsi="Arial"/>
          <w:sz w:val="20"/>
        </w:rPr>
      </w:pPr>
      <w:r w:rsidRPr="00CE64DF">
        <w:rPr>
          <w:rFonts w:ascii="Arial" w:hAnsi="Arial"/>
          <w:sz w:val="20"/>
        </w:rPr>
        <w:t xml:space="preserve">PORT: cổng dùng để chạy server ( ví dụ </w:t>
      </w:r>
      <w:r w:rsidRPr="000217A0">
        <w:rPr>
          <w:rFonts w:ascii="Arial" w:hAnsi="Arial"/>
          <w:sz w:val="20"/>
          <w:rPrChange w:id="627" w:author="Nguyen Viet Thai 20153356" w:date="2020-02-17T10:20:00Z">
            <w:rPr>
              <w:rFonts w:ascii="Arial" w:hAnsi="Arial"/>
              <w:sz w:val="20"/>
            </w:rPr>
          </w:rPrChange>
        </w:rPr>
        <w:t xml:space="preserve">: </w:t>
      </w:r>
      <w:r w:rsidRPr="000217A0">
        <w:rPr>
          <w:rFonts w:ascii="Arial" w:hAnsi="Arial"/>
          <w:b/>
          <w:bCs/>
          <w:color w:val="000000" w:themeColor="text1"/>
          <w:sz w:val="20"/>
          <w:rPrChange w:id="628" w:author="Nguyen Viet Thai 20153356" w:date="2020-02-17T10:20:00Z">
            <w:rPr>
              <w:rFonts w:ascii="Arial" w:hAnsi="Arial"/>
              <w:color w:val="4F81BD" w:themeColor="accent1"/>
              <w:sz w:val="20"/>
            </w:rPr>
          </w:rPrChange>
        </w:rPr>
        <w:t>8000</w:t>
      </w:r>
      <w:r w:rsidRPr="00CE64DF">
        <w:rPr>
          <w:rFonts w:ascii="Arial" w:hAnsi="Arial"/>
          <w:sz w:val="20"/>
        </w:rPr>
        <w:t xml:space="preserve"> ).</w:t>
      </w:r>
    </w:p>
    <w:p w14:paraId="290B29BA" w14:textId="12E93EE1" w:rsidR="00A61EA1" w:rsidRPr="00CE64DF" w:rsidRDefault="00A61EA1" w:rsidP="00A61EA1">
      <w:pPr>
        <w:pStyle w:val="ListParagraph"/>
        <w:numPr>
          <w:ilvl w:val="3"/>
          <w:numId w:val="13"/>
        </w:numPr>
        <w:spacing w:before="0" w:after="160"/>
        <w:contextualSpacing/>
        <w:jc w:val="left"/>
        <w:rPr>
          <w:rFonts w:ascii="Arial" w:hAnsi="Arial"/>
          <w:sz w:val="20"/>
        </w:rPr>
      </w:pPr>
      <w:r w:rsidRPr="00CE64DF">
        <w:rPr>
          <w:rFonts w:ascii="Arial" w:hAnsi="Arial"/>
          <w:sz w:val="20"/>
        </w:rPr>
        <w:t xml:space="preserve">WEBSITE : link của website bên phía client ( ví dụ : </w:t>
      </w:r>
      <w:ins w:id="629" w:author="Nguyen Viet Thai 20153356" w:date="2020-02-17T09:05:00Z">
        <w:r w:rsidR="009B7F34" w:rsidRPr="000217A0">
          <w:rPr>
            <w:rFonts w:ascii="Arial" w:hAnsi="Arial"/>
            <w:b/>
            <w:bCs/>
            <w:color w:val="000000" w:themeColor="text1"/>
            <w:sz w:val="20"/>
            <w:rPrChange w:id="630" w:author="Nguyen Viet Thai 20153356" w:date="2020-02-17T10:20:00Z">
              <w:rPr>
                <w:rFonts w:ascii="Arial" w:hAnsi="Arial"/>
                <w:sz w:val="20"/>
              </w:rPr>
            </w:rPrChange>
          </w:rPr>
          <w:t>http://</w:t>
        </w:r>
      </w:ins>
      <w:r w:rsidRPr="000217A0">
        <w:rPr>
          <w:rFonts w:ascii="Arial" w:hAnsi="Arial"/>
          <w:b/>
          <w:bCs/>
          <w:color w:val="000000" w:themeColor="text1"/>
          <w:sz w:val="20"/>
          <w:rPrChange w:id="631" w:author="Nguyen Viet Thai 20153356" w:date="2020-02-17T10:20:00Z">
            <w:rPr>
              <w:rFonts w:ascii="Arial" w:hAnsi="Arial"/>
              <w:color w:val="4F81BD" w:themeColor="accent1"/>
              <w:sz w:val="20"/>
            </w:rPr>
          </w:rPrChange>
        </w:rPr>
        <w:t>localhost:3000</w:t>
      </w:r>
      <w:r w:rsidRPr="00CE64DF">
        <w:rPr>
          <w:rFonts w:ascii="Arial" w:hAnsi="Arial"/>
          <w:color w:val="4F81BD" w:themeColor="accent1"/>
          <w:sz w:val="20"/>
        </w:rPr>
        <w:t xml:space="preserve"> </w:t>
      </w:r>
      <w:r w:rsidRPr="00CE64DF">
        <w:rPr>
          <w:rFonts w:ascii="Arial" w:hAnsi="Arial"/>
          <w:sz w:val="20"/>
        </w:rPr>
        <w:t>)</w:t>
      </w:r>
    </w:p>
    <w:p w14:paraId="068EAE76" w14:textId="77777777" w:rsidR="000217A0" w:rsidRPr="000217A0" w:rsidRDefault="00A61EA1" w:rsidP="00A61EA1">
      <w:pPr>
        <w:pStyle w:val="ListParagraph"/>
        <w:numPr>
          <w:ilvl w:val="2"/>
          <w:numId w:val="13"/>
        </w:numPr>
        <w:spacing w:before="0" w:after="160"/>
        <w:contextualSpacing/>
        <w:jc w:val="left"/>
        <w:rPr>
          <w:ins w:id="632" w:author="Nguyen Viet Thai 20153356" w:date="2020-02-17T10:20:00Z"/>
          <w:rFonts w:ascii="Arial" w:hAnsi="Arial"/>
          <w:b/>
          <w:bCs/>
          <w:sz w:val="20"/>
          <w:rPrChange w:id="633" w:author="Nguyen Viet Thai 20153356" w:date="2020-02-17T10:20:00Z">
            <w:rPr>
              <w:ins w:id="634" w:author="Nguyen Viet Thai 20153356" w:date="2020-02-17T10:20:00Z"/>
              <w:rFonts w:ascii="Arial" w:hAnsi="Arial"/>
              <w:sz w:val="20"/>
            </w:rPr>
          </w:rPrChange>
        </w:rPr>
      </w:pPr>
      <w:r w:rsidRPr="00CE64DF">
        <w:rPr>
          <w:rFonts w:ascii="Arial" w:hAnsi="Arial"/>
          <w:sz w:val="20"/>
        </w:rPr>
        <w:t xml:space="preserve">Di chuyển đến thư mục </w:t>
      </w:r>
      <w:r w:rsidRPr="00CE64DF">
        <w:rPr>
          <w:rFonts w:ascii="Arial" w:hAnsi="Arial"/>
          <w:b/>
          <w:bCs/>
          <w:sz w:val="20"/>
        </w:rPr>
        <w:t>server/seed</w:t>
      </w:r>
      <w:r w:rsidRPr="00CE64DF">
        <w:rPr>
          <w:rFonts w:ascii="Arial" w:hAnsi="Arial"/>
          <w:sz w:val="20"/>
        </w:rPr>
        <w:t xml:space="preserve"> và chạy lệnh </w:t>
      </w:r>
    </w:p>
    <w:p w14:paraId="2C4C7CC5" w14:textId="5F7E2CEF" w:rsidR="00A61EA1" w:rsidRPr="00CE64DF" w:rsidRDefault="00A61EA1" w:rsidP="000217A0">
      <w:pPr>
        <w:pStyle w:val="ListParagraph"/>
        <w:numPr>
          <w:ilvl w:val="0"/>
          <w:numId w:val="0"/>
        </w:numPr>
        <w:spacing w:before="0" w:after="160"/>
        <w:ind w:left="1224"/>
        <w:contextualSpacing/>
        <w:jc w:val="left"/>
        <w:rPr>
          <w:rFonts w:ascii="Arial" w:hAnsi="Arial"/>
          <w:b/>
          <w:bCs/>
          <w:sz w:val="20"/>
        </w:rPr>
        <w:pPrChange w:id="635" w:author="Nguyen Viet Thai 20153356" w:date="2020-02-17T10:20:00Z">
          <w:pPr>
            <w:pStyle w:val="ListParagraph"/>
            <w:numPr>
              <w:ilvl w:val="2"/>
              <w:numId w:val="13"/>
            </w:numPr>
            <w:spacing w:before="0" w:after="160"/>
            <w:ind w:left="1224" w:hanging="504"/>
            <w:contextualSpacing/>
            <w:jc w:val="left"/>
          </w:pPr>
        </w:pPrChange>
      </w:pPr>
      <w:r w:rsidRPr="000217A0">
        <w:rPr>
          <w:rFonts w:ascii="Arial" w:hAnsi="Arial"/>
          <w:b/>
          <w:bCs/>
          <w:i/>
          <w:iCs/>
          <w:sz w:val="20"/>
          <w:highlight w:val="yellow"/>
          <w:rPrChange w:id="636" w:author="Nguyen Viet Thai 20153356" w:date="2020-02-17T10:20:00Z">
            <w:rPr>
              <w:rFonts w:ascii="Arial" w:hAnsi="Arial"/>
              <w:b/>
              <w:bCs/>
              <w:i/>
              <w:iCs/>
              <w:sz w:val="20"/>
            </w:rPr>
          </w:rPrChange>
        </w:rPr>
        <w:t>node initDatabase.js</w:t>
      </w:r>
      <w:r w:rsidRPr="00CE64DF">
        <w:rPr>
          <w:rFonts w:ascii="Arial" w:hAnsi="Arial"/>
          <w:b/>
          <w:bCs/>
          <w:i/>
          <w:iCs/>
          <w:sz w:val="20"/>
        </w:rPr>
        <w:t xml:space="preserve"> </w:t>
      </w:r>
      <w:r w:rsidRPr="00CE64DF">
        <w:rPr>
          <w:rFonts w:ascii="Arial" w:hAnsi="Arial"/>
          <w:sz w:val="20"/>
        </w:rPr>
        <w:t>để thiết lập các dữ liệu mặc định trong cơ sở dữ liệu</w:t>
      </w:r>
    </w:p>
    <w:p w14:paraId="0D5B4DE3" w14:textId="77777777"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Chạy server: lệnh chạy server có thể được cấu hình lại trong file package.json, nhưng mặc định sẽ có hai kiểu khởi chạy.</w:t>
      </w:r>
    </w:p>
    <w:p w14:paraId="02C7B969" w14:textId="77777777" w:rsidR="00A61EA1" w:rsidRPr="00CE64DF" w:rsidRDefault="00A61EA1" w:rsidP="00A61EA1">
      <w:pPr>
        <w:pStyle w:val="ListParagraph"/>
        <w:numPr>
          <w:ilvl w:val="3"/>
          <w:numId w:val="13"/>
        </w:numPr>
        <w:spacing w:before="0" w:after="160"/>
        <w:contextualSpacing/>
        <w:jc w:val="left"/>
        <w:rPr>
          <w:rFonts w:ascii="Arial" w:hAnsi="Arial"/>
          <w:b/>
          <w:bCs/>
          <w:sz w:val="20"/>
        </w:rPr>
      </w:pPr>
      <w:r w:rsidRPr="000217A0">
        <w:rPr>
          <w:rFonts w:ascii="Arial" w:hAnsi="Arial"/>
          <w:b/>
          <w:bCs/>
          <w:i/>
          <w:iCs/>
          <w:sz w:val="20"/>
          <w:highlight w:val="yellow"/>
          <w:rPrChange w:id="637" w:author="Nguyen Viet Thai 20153356" w:date="2020-02-17T10:20:00Z">
            <w:rPr>
              <w:rFonts w:ascii="Arial" w:hAnsi="Arial"/>
              <w:b/>
              <w:bCs/>
              <w:i/>
              <w:iCs/>
              <w:sz w:val="20"/>
            </w:rPr>
          </w:rPrChange>
        </w:rPr>
        <w:t>npm run dev</w:t>
      </w:r>
      <w:r w:rsidRPr="00CE64DF">
        <w:rPr>
          <w:rFonts w:ascii="Arial" w:hAnsi="Arial"/>
          <w:sz w:val="20"/>
        </w:rPr>
        <w:t xml:space="preserve"> : server sẽ khởi động lại mỗi khi mã nguồn có sự thay đổi mới. ( Điều kiện: máy đã cài đặt gói </w:t>
      </w:r>
      <w:r w:rsidRPr="009B7F34">
        <w:rPr>
          <w:rFonts w:ascii="Arial" w:hAnsi="Arial"/>
          <w:b/>
          <w:bCs/>
          <w:color w:val="000000" w:themeColor="text1"/>
          <w:sz w:val="20"/>
          <w:rPrChange w:id="638" w:author="Nguyen Viet Thai 20153356" w:date="2020-02-17T09:10:00Z">
            <w:rPr>
              <w:rFonts w:ascii="Arial" w:hAnsi="Arial"/>
              <w:color w:val="4F81BD" w:themeColor="accent1"/>
              <w:sz w:val="20"/>
            </w:rPr>
          </w:rPrChange>
        </w:rPr>
        <w:t>nodemon</w:t>
      </w:r>
      <w:r w:rsidRPr="00CE64DF">
        <w:rPr>
          <w:rFonts w:ascii="Arial" w:hAnsi="Arial"/>
          <w:color w:val="4F81BD" w:themeColor="accent1"/>
          <w:sz w:val="20"/>
        </w:rPr>
        <w:t xml:space="preserve">, </w:t>
      </w:r>
      <w:r w:rsidRPr="00CE64DF">
        <w:rPr>
          <w:rFonts w:ascii="Arial" w:hAnsi="Arial"/>
          <w:color w:val="000000" w:themeColor="text1"/>
          <w:sz w:val="20"/>
        </w:rPr>
        <w:t xml:space="preserve">nếu chưa cài đặt chạy lệnh </w:t>
      </w:r>
      <w:r w:rsidRPr="000217A0">
        <w:rPr>
          <w:rFonts w:ascii="Arial" w:hAnsi="Arial"/>
          <w:b/>
          <w:bCs/>
          <w:i/>
          <w:iCs/>
          <w:color w:val="000000" w:themeColor="text1"/>
          <w:sz w:val="20"/>
          <w:highlight w:val="yellow"/>
          <w:rPrChange w:id="639" w:author="Nguyen Viet Thai 20153356" w:date="2020-02-17T10:20:00Z">
            <w:rPr>
              <w:rFonts w:ascii="Arial" w:hAnsi="Arial"/>
              <w:b/>
              <w:bCs/>
              <w:i/>
              <w:iCs/>
              <w:color w:val="000000" w:themeColor="text1"/>
              <w:sz w:val="20"/>
            </w:rPr>
          </w:rPrChange>
        </w:rPr>
        <w:t>npm install nodemon</w:t>
      </w:r>
      <w:r w:rsidRPr="00CE64DF">
        <w:rPr>
          <w:rFonts w:ascii="Arial" w:hAnsi="Arial"/>
          <w:color w:val="000000" w:themeColor="text1"/>
          <w:sz w:val="20"/>
        </w:rPr>
        <w:t xml:space="preserve"> )</w:t>
      </w:r>
    </w:p>
    <w:p w14:paraId="582424BE" w14:textId="32DFA208" w:rsidR="00A61EA1" w:rsidRPr="00A61EA1" w:rsidRDefault="00A61EA1" w:rsidP="00A61EA1">
      <w:pPr>
        <w:pStyle w:val="ListParagraph"/>
        <w:numPr>
          <w:ilvl w:val="3"/>
          <w:numId w:val="13"/>
        </w:numPr>
        <w:spacing w:before="0" w:after="160"/>
        <w:contextualSpacing/>
        <w:jc w:val="left"/>
        <w:rPr>
          <w:rFonts w:ascii="Arial" w:hAnsi="Arial"/>
          <w:b/>
          <w:bCs/>
          <w:sz w:val="20"/>
        </w:rPr>
      </w:pPr>
      <w:r w:rsidRPr="000217A0">
        <w:rPr>
          <w:rFonts w:ascii="Arial" w:hAnsi="Arial"/>
          <w:b/>
          <w:bCs/>
          <w:i/>
          <w:iCs/>
          <w:sz w:val="20"/>
          <w:highlight w:val="yellow"/>
          <w:rPrChange w:id="640" w:author="Nguyen Viet Thai 20153356" w:date="2020-02-17T10:20:00Z">
            <w:rPr>
              <w:rFonts w:ascii="Arial" w:hAnsi="Arial"/>
              <w:b/>
              <w:bCs/>
              <w:i/>
              <w:iCs/>
              <w:sz w:val="20"/>
            </w:rPr>
          </w:rPrChange>
        </w:rPr>
        <w:t>npm start</w:t>
      </w:r>
      <w:r w:rsidRPr="00CE64DF">
        <w:rPr>
          <w:rFonts w:ascii="Arial" w:hAnsi="Arial"/>
          <w:sz w:val="20"/>
        </w:rPr>
        <w:t xml:space="preserve"> : server sẽ không khởi lại khi mã nguồn có sự thay đổi.</w:t>
      </w:r>
    </w:p>
    <w:p w14:paraId="7DA27638" w14:textId="29E09F04" w:rsidR="00A61EA1" w:rsidRPr="00A61EA1" w:rsidRDefault="00A61EA1" w:rsidP="00A61EA1">
      <w:pPr>
        <w:pStyle w:val="ListParagraph"/>
        <w:numPr>
          <w:ilvl w:val="1"/>
          <w:numId w:val="13"/>
        </w:numPr>
        <w:spacing w:before="0" w:after="160"/>
        <w:contextualSpacing/>
        <w:jc w:val="left"/>
        <w:rPr>
          <w:rFonts w:ascii="Arial" w:hAnsi="Arial"/>
          <w:b/>
          <w:bCs/>
          <w:sz w:val="20"/>
        </w:rPr>
      </w:pPr>
      <w:r>
        <w:rPr>
          <w:rFonts w:ascii="Arial" w:hAnsi="Arial"/>
          <w:b/>
          <w:bCs/>
          <w:sz w:val="20"/>
        </w:rPr>
        <w:t>Bước 3:</w:t>
      </w:r>
      <w:r w:rsidRPr="00A61EA1">
        <w:rPr>
          <w:rFonts w:ascii="Arial" w:hAnsi="Arial"/>
          <w:b/>
          <w:bCs/>
          <w:sz w:val="20"/>
        </w:rPr>
        <w:t>Cấu hình cho client</w:t>
      </w:r>
    </w:p>
    <w:p w14:paraId="5C9E4372" w14:textId="77777777"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Tương tự di chuyển vào thư mục client và chạy lệnh: </w:t>
      </w:r>
      <w:r w:rsidRPr="009B7F34">
        <w:rPr>
          <w:rFonts w:ascii="Arial" w:hAnsi="Arial"/>
          <w:b/>
          <w:bCs/>
          <w:i/>
          <w:iCs/>
          <w:sz w:val="20"/>
          <w:highlight w:val="yellow"/>
          <w:rPrChange w:id="641" w:author="Nguyen Viet Thai 20153356" w:date="2020-02-17T09:10:00Z">
            <w:rPr>
              <w:rFonts w:ascii="Arial" w:hAnsi="Arial"/>
              <w:b/>
              <w:bCs/>
              <w:i/>
              <w:iCs/>
              <w:sz w:val="20"/>
            </w:rPr>
          </w:rPrChange>
        </w:rPr>
        <w:t>npm install</w:t>
      </w:r>
    </w:p>
    <w:p w14:paraId="3E8E450E" w14:textId="73D09EA4"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Cài đặt bower cho máy tính bằng lệnh : </w:t>
      </w:r>
      <w:r w:rsidRPr="009B7F34">
        <w:rPr>
          <w:rFonts w:ascii="Arial" w:hAnsi="Arial"/>
          <w:b/>
          <w:bCs/>
          <w:i/>
          <w:iCs/>
          <w:sz w:val="20"/>
          <w:highlight w:val="yellow"/>
          <w:rPrChange w:id="642" w:author="Nguyen Viet Thai 20153356" w:date="2020-02-17T09:10:00Z">
            <w:rPr>
              <w:rFonts w:ascii="Arial" w:hAnsi="Arial"/>
              <w:b/>
              <w:bCs/>
              <w:i/>
              <w:iCs/>
              <w:sz w:val="20"/>
            </w:rPr>
          </w:rPrChange>
        </w:rPr>
        <w:t>npm install bower</w:t>
      </w:r>
      <w:ins w:id="643" w:author="Nguyen Viet Thai 20153356" w:date="2020-02-17T09:07:00Z">
        <w:r w:rsidR="009B7F34" w:rsidRPr="009B7F34">
          <w:rPr>
            <w:rFonts w:ascii="Arial" w:hAnsi="Arial"/>
            <w:b/>
            <w:bCs/>
            <w:i/>
            <w:iCs/>
            <w:sz w:val="20"/>
            <w:highlight w:val="yellow"/>
            <w:rPrChange w:id="644" w:author="Nguyen Viet Thai 20153356" w:date="2020-02-17T09:10:00Z">
              <w:rPr>
                <w:rFonts w:ascii="Arial" w:hAnsi="Arial"/>
                <w:b/>
                <w:bCs/>
                <w:i/>
                <w:iCs/>
                <w:sz w:val="20"/>
              </w:rPr>
            </w:rPrChange>
          </w:rPr>
          <w:t xml:space="preserve"> -g</w:t>
        </w:r>
      </w:ins>
    </w:p>
    <w:p w14:paraId="72FBFF5A" w14:textId="5A5D7768" w:rsidR="00A61EA1" w:rsidRPr="009B7F34" w:rsidRDefault="00A61EA1" w:rsidP="00A61EA1">
      <w:pPr>
        <w:pStyle w:val="ListParagraph"/>
        <w:numPr>
          <w:ilvl w:val="2"/>
          <w:numId w:val="13"/>
        </w:numPr>
        <w:spacing w:before="0" w:after="160"/>
        <w:contextualSpacing/>
        <w:jc w:val="left"/>
        <w:rPr>
          <w:ins w:id="645" w:author="Nguyen Viet Thai 20153356" w:date="2020-02-17T09:10:00Z"/>
          <w:rFonts w:ascii="Arial" w:hAnsi="Arial"/>
          <w:b/>
          <w:bCs/>
          <w:sz w:val="20"/>
          <w:rPrChange w:id="646" w:author="Nguyen Viet Thai 20153356" w:date="2020-02-17T09:10:00Z">
            <w:rPr>
              <w:ins w:id="647" w:author="Nguyen Viet Thai 20153356" w:date="2020-02-17T09:10:00Z"/>
              <w:rFonts w:ascii="Arial" w:hAnsi="Arial"/>
              <w:sz w:val="20"/>
            </w:rPr>
          </w:rPrChange>
        </w:rPr>
      </w:pPr>
      <w:r w:rsidRPr="00CE64DF">
        <w:rPr>
          <w:rFonts w:ascii="Arial" w:hAnsi="Arial"/>
          <w:sz w:val="20"/>
        </w:rPr>
        <w:t xml:space="preserve">Sau khi cài đặt xong bower, chạy lệnh </w:t>
      </w:r>
      <w:r w:rsidRPr="009B7F34">
        <w:rPr>
          <w:rFonts w:ascii="Arial" w:hAnsi="Arial"/>
          <w:b/>
          <w:bCs/>
          <w:i/>
          <w:iCs/>
          <w:sz w:val="20"/>
          <w:highlight w:val="yellow"/>
          <w:rPrChange w:id="648" w:author="Nguyen Viet Thai 20153356" w:date="2020-02-17T09:10:00Z">
            <w:rPr>
              <w:rFonts w:ascii="Arial" w:hAnsi="Arial"/>
              <w:b/>
              <w:bCs/>
              <w:i/>
              <w:iCs/>
              <w:sz w:val="20"/>
            </w:rPr>
          </w:rPrChange>
        </w:rPr>
        <w:t>bower install</w:t>
      </w:r>
      <w:r w:rsidRPr="00CE64DF">
        <w:rPr>
          <w:rFonts w:ascii="Arial" w:hAnsi="Arial"/>
          <w:sz w:val="20"/>
        </w:rPr>
        <w:t xml:space="preserve"> để download các file css, js và image cần thiết cho bên client. Sau khi tải xong trong thư mục public sẽ xuất hiện hai thư mục </w:t>
      </w:r>
      <w:ins w:id="649" w:author="Nguyen Viet Thai 20153356" w:date="2020-02-17T09:06:00Z">
        <w:r w:rsidR="009B7F34" w:rsidRPr="009B7F34">
          <w:rPr>
            <w:rFonts w:ascii="Arial" w:hAnsi="Arial"/>
            <w:b/>
            <w:bCs/>
            <w:sz w:val="20"/>
            <w:rPrChange w:id="650" w:author="Nguyen Viet Thai 20153356" w:date="2020-02-17T09:06:00Z">
              <w:rPr>
                <w:rFonts w:ascii="Arial" w:hAnsi="Arial"/>
                <w:sz w:val="20"/>
              </w:rPr>
            </w:rPrChange>
          </w:rPr>
          <w:t>lib</w:t>
        </w:r>
        <w:r w:rsidR="009B7F34">
          <w:rPr>
            <w:rFonts w:ascii="Arial" w:hAnsi="Arial"/>
            <w:sz w:val="20"/>
          </w:rPr>
          <w:t xml:space="preserve"> – chứa các file css,js… cho giao diện của client.</w:t>
        </w:r>
      </w:ins>
      <w:del w:id="651" w:author="Nguyen Viet Thai 20153356" w:date="2020-02-17T09:06:00Z">
        <w:r w:rsidRPr="00CE64DF" w:rsidDel="009B7F34">
          <w:rPr>
            <w:rFonts w:ascii="Arial" w:hAnsi="Arial"/>
            <w:sz w:val="20"/>
          </w:rPr>
          <w:delText xml:space="preserve">mới là </w:delText>
        </w:r>
        <w:r w:rsidRPr="00CE64DF" w:rsidDel="009B7F34">
          <w:rPr>
            <w:rFonts w:ascii="Arial" w:hAnsi="Arial"/>
            <w:b/>
            <w:bCs/>
            <w:sz w:val="20"/>
          </w:rPr>
          <w:delText>main</w:delText>
        </w:r>
        <w:r w:rsidRPr="00CE64DF" w:rsidDel="009B7F34">
          <w:rPr>
            <w:rFonts w:ascii="Arial" w:hAnsi="Arial"/>
            <w:sz w:val="20"/>
          </w:rPr>
          <w:delText xml:space="preserve"> và </w:delText>
        </w:r>
        <w:r w:rsidRPr="00CE64DF" w:rsidDel="009B7F34">
          <w:rPr>
            <w:rFonts w:ascii="Arial" w:hAnsi="Arial"/>
            <w:b/>
            <w:bCs/>
            <w:sz w:val="20"/>
          </w:rPr>
          <w:delText>adminLTE</w:delText>
        </w:r>
        <w:r w:rsidRPr="00CE64DF" w:rsidDel="009B7F34">
          <w:rPr>
            <w:rFonts w:ascii="Arial" w:hAnsi="Arial"/>
            <w:sz w:val="20"/>
          </w:rPr>
          <w:delText>.</w:delText>
        </w:r>
      </w:del>
    </w:p>
    <w:p w14:paraId="4EBAC79E" w14:textId="07D2A8D0" w:rsidR="009B7F34" w:rsidRPr="00384855" w:rsidRDefault="009B7F34" w:rsidP="00A61EA1">
      <w:pPr>
        <w:pStyle w:val="ListParagraph"/>
        <w:numPr>
          <w:ilvl w:val="2"/>
          <w:numId w:val="13"/>
        </w:numPr>
        <w:spacing w:before="0" w:after="160"/>
        <w:contextualSpacing/>
        <w:jc w:val="left"/>
        <w:rPr>
          <w:ins w:id="652" w:author="Nguyen Viet Thai 20153356" w:date="2020-02-17T09:13:00Z"/>
          <w:rFonts w:ascii="Arial" w:hAnsi="Arial"/>
          <w:b/>
          <w:bCs/>
          <w:sz w:val="20"/>
          <w:rPrChange w:id="653" w:author="Nguyen Viet Thai 20153356" w:date="2020-02-17T09:13:00Z">
            <w:rPr>
              <w:ins w:id="654" w:author="Nguyen Viet Thai 20153356" w:date="2020-02-17T09:13:00Z"/>
              <w:rFonts w:ascii="Arial" w:hAnsi="Arial"/>
              <w:sz w:val="20"/>
            </w:rPr>
          </w:rPrChange>
        </w:rPr>
      </w:pPr>
      <w:ins w:id="655" w:author="Nguyen Viet Thai 20153356" w:date="2020-02-17T09:10:00Z">
        <w:r>
          <w:rPr>
            <w:rFonts w:ascii="Arial" w:hAnsi="Arial"/>
            <w:sz w:val="20"/>
          </w:rPr>
          <w:t xml:space="preserve">Tạo file cấu hình bên client , di chuyển vào thư mục </w:t>
        </w:r>
        <w:r w:rsidRPr="009B7F34">
          <w:rPr>
            <w:rFonts w:ascii="Arial" w:hAnsi="Arial"/>
            <w:b/>
            <w:bCs/>
            <w:sz w:val="20"/>
            <w:rPrChange w:id="656" w:author="Nguyen Viet Thai 20153356" w:date="2020-02-17T09:10:00Z">
              <w:rPr>
                <w:rFonts w:ascii="Arial" w:hAnsi="Arial"/>
                <w:sz w:val="20"/>
              </w:rPr>
            </w:rPrChange>
          </w:rPr>
          <w:t>src</w:t>
        </w:r>
      </w:ins>
      <w:ins w:id="657" w:author="Nguyen Viet Thai 20153356" w:date="2020-02-17T09:11:00Z">
        <w:r>
          <w:rPr>
            <w:rFonts w:ascii="Arial" w:hAnsi="Arial"/>
            <w:b/>
            <w:bCs/>
            <w:sz w:val="20"/>
          </w:rPr>
          <w:t xml:space="preserve">, </w:t>
        </w:r>
        <w:r>
          <w:rPr>
            <w:rFonts w:ascii="Arial" w:hAnsi="Arial"/>
            <w:sz w:val="20"/>
          </w:rPr>
          <w:t xml:space="preserve">chạy lệnh : </w:t>
        </w:r>
        <w:r w:rsidRPr="009B7F34">
          <w:rPr>
            <w:rFonts w:ascii="Arial" w:hAnsi="Arial"/>
            <w:b/>
            <w:bCs/>
            <w:sz w:val="20"/>
            <w:highlight w:val="yellow"/>
            <w:rPrChange w:id="658" w:author="Nguyen Viet Thai 20153356" w:date="2020-02-17T09:11:00Z">
              <w:rPr>
                <w:rFonts w:ascii="Arial" w:hAnsi="Arial"/>
                <w:b/>
                <w:bCs/>
                <w:sz w:val="20"/>
              </w:rPr>
            </w:rPrChange>
          </w:rPr>
          <w:t>cp env.example.js env.js</w:t>
        </w:r>
        <w:r>
          <w:rPr>
            <w:rFonts w:ascii="Arial" w:hAnsi="Arial"/>
            <w:b/>
            <w:bCs/>
            <w:sz w:val="20"/>
          </w:rPr>
          <w:t xml:space="preserve"> </w:t>
        </w:r>
        <w:r>
          <w:rPr>
            <w:rFonts w:ascii="Arial" w:hAnsi="Arial"/>
            <w:sz w:val="20"/>
          </w:rPr>
          <w:t xml:space="preserve">để tạo ra file </w:t>
        </w:r>
        <w:r w:rsidRPr="009B7F34">
          <w:rPr>
            <w:rFonts w:ascii="Arial" w:hAnsi="Arial"/>
            <w:b/>
            <w:bCs/>
            <w:sz w:val="20"/>
            <w:rPrChange w:id="659" w:author="Nguyen Viet Thai 20153356" w:date="2020-02-17T09:12:00Z">
              <w:rPr>
                <w:rFonts w:ascii="Arial" w:hAnsi="Arial"/>
                <w:sz w:val="20"/>
              </w:rPr>
            </w:rPrChange>
          </w:rPr>
          <w:t>env.js</w:t>
        </w:r>
      </w:ins>
      <w:ins w:id="660" w:author="Nguyen Viet Thai 20153356" w:date="2020-02-17T09:12:00Z">
        <w:r>
          <w:rPr>
            <w:rFonts w:ascii="Arial" w:hAnsi="Arial"/>
            <w:b/>
            <w:bCs/>
            <w:sz w:val="20"/>
          </w:rPr>
          <w:t xml:space="preserve"> </w:t>
        </w:r>
        <w:r>
          <w:rPr>
            <w:rFonts w:ascii="Arial" w:hAnsi="Arial"/>
            <w:sz w:val="20"/>
          </w:rPr>
          <w:t>và chỉnh sửa nộ</w:t>
        </w:r>
      </w:ins>
      <w:ins w:id="661" w:author="Nguyen Viet Thai 20153356" w:date="2020-02-17T09:13:00Z">
        <w:r>
          <w:rPr>
            <w:rFonts w:ascii="Arial" w:hAnsi="Arial"/>
            <w:sz w:val="20"/>
          </w:rPr>
          <w:t>i dung như yêu cầu trong file.</w:t>
        </w:r>
      </w:ins>
      <w:ins w:id="662" w:author="Nguyen Viet Thai 20153356" w:date="2020-02-17T09:12:00Z">
        <w:r>
          <w:rPr>
            <w:rFonts w:ascii="Arial" w:hAnsi="Arial"/>
            <w:sz w:val="20"/>
          </w:rPr>
          <w:t xml:space="preserve"> </w:t>
        </w:r>
      </w:ins>
      <w:ins w:id="663" w:author="Nguyen Viet Thai 20153356" w:date="2020-02-17T09:15:00Z">
        <w:r w:rsidR="00384855">
          <w:rPr>
            <w:rFonts w:ascii="Arial" w:hAnsi="Arial"/>
            <w:sz w:val="20"/>
          </w:rPr>
          <w:t xml:space="preserve">Ví dụ: </w:t>
        </w:r>
      </w:ins>
    </w:p>
    <w:p w14:paraId="01222429" w14:textId="712C96DA" w:rsidR="00384855" w:rsidRPr="00CE64DF" w:rsidRDefault="00384855" w:rsidP="00384855">
      <w:pPr>
        <w:pStyle w:val="ListParagraph"/>
        <w:numPr>
          <w:ilvl w:val="0"/>
          <w:numId w:val="0"/>
        </w:numPr>
        <w:spacing w:before="0" w:after="160"/>
        <w:ind w:left="1224"/>
        <w:contextualSpacing/>
        <w:jc w:val="left"/>
        <w:rPr>
          <w:rFonts w:ascii="Arial" w:hAnsi="Arial"/>
          <w:b/>
          <w:bCs/>
          <w:sz w:val="20"/>
        </w:rPr>
        <w:pPrChange w:id="664" w:author="Nguyen Viet Thai 20153356" w:date="2020-02-17T09:14:00Z">
          <w:pPr>
            <w:pStyle w:val="ListParagraph"/>
            <w:numPr>
              <w:ilvl w:val="2"/>
              <w:numId w:val="13"/>
            </w:numPr>
            <w:spacing w:before="0" w:after="160"/>
            <w:ind w:left="1224" w:hanging="504"/>
            <w:contextualSpacing/>
            <w:jc w:val="left"/>
          </w:pPr>
        </w:pPrChange>
      </w:pPr>
      <w:ins w:id="665" w:author="Nguyen Viet Thai 20153356" w:date="2020-02-17T09:16:00Z">
        <w:r w:rsidRPr="00384855">
          <w:rPr>
            <w:rPrChange w:id="666" w:author="Nguyen Viet Thai 20153356" w:date="2020-02-17T09:16:00Z">
              <w:rPr>
                <w:rFonts w:ascii="Arial" w:hAnsi="Arial"/>
                <w:b/>
                <w:bCs/>
                <w:noProof/>
                <w:sz w:val="20"/>
              </w:rPr>
            </w:rPrChange>
          </w:rPr>
          <w:lastRenderedPageBreak/>
          <w:drawing>
            <wp:inline distT="0" distB="0" distL="0" distR="0" wp14:anchorId="56A42A5F" wp14:editId="5AEE5FEB">
              <wp:extent cx="3057525" cy="1419225"/>
              <wp:effectExtent l="0" t="0" r="0" b="0"/>
              <wp:docPr id="11" name="Picture 11" descr="A screen shot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png"/>
                      <pic:cNvPicPr/>
                    </pic:nvPicPr>
                    <pic:blipFill>
                      <a:blip r:embed="rId32"/>
                      <a:stretch>
                        <a:fillRect/>
                      </a:stretch>
                    </pic:blipFill>
                    <pic:spPr>
                      <a:xfrm>
                        <a:off x="0" y="0"/>
                        <a:ext cx="3057525" cy="1419225"/>
                      </a:xfrm>
                      <a:prstGeom prst="rect">
                        <a:avLst/>
                      </a:prstGeom>
                    </pic:spPr>
                  </pic:pic>
                </a:graphicData>
              </a:graphic>
            </wp:inline>
          </w:drawing>
        </w:r>
      </w:ins>
    </w:p>
    <w:p w14:paraId="488014A8" w14:textId="77777777"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Chạy client : </w:t>
      </w:r>
      <w:r w:rsidRPr="009B7F34">
        <w:rPr>
          <w:rFonts w:ascii="Arial" w:hAnsi="Arial"/>
          <w:b/>
          <w:bCs/>
          <w:i/>
          <w:iCs/>
          <w:sz w:val="20"/>
          <w:highlight w:val="yellow"/>
          <w:rPrChange w:id="667" w:author="Nguyen Viet Thai 20153356" w:date="2020-02-17T09:10:00Z">
            <w:rPr>
              <w:rFonts w:ascii="Arial" w:hAnsi="Arial"/>
              <w:b/>
              <w:bCs/>
              <w:i/>
              <w:iCs/>
              <w:sz w:val="20"/>
            </w:rPr>
          </w:rPrChange>
        </w:rPr>
        <w:t>npm start</w:t>
      </w:r>
    </w:p>
    <w:p w14:paraId="74A55FB3" w14:textId="0863F756" w:rsidR="00A61EA1" w:rsidRPr="00876E91" w:rsidRDefault="00876E91" w:rsidP="00A61EA1">
      <w:pPr>
        <w:pStyle w:val="ListParagraph"/>
        <w:numPr>
          <w:ilvl w:val="0"/>
          <w:numId w:val="0"/>
        </w:numPr>
        <w:spacing w:before="0" w:after="160"/>
        <w:ind w:left="792"/>
        <w:contextualSpacing/>
        <w:jc w:val="left"/>
        <w:rPr>
          <w:rFonts w:ascii="Arial" w:hAnsi="Arial"/>
          <w:b/>
          <w:bCs/>
          <w:color w:val="FF0000"/>
          <w:sz w:val="20"/>
        </w:rPr>
      </w:pPr>
      <w:r w:rsidRPr="00876E91">
        <w:rPr>
          <w:rFonts w:ascii="Arial" w:hAnsi="Arial"/>
          <w:color w:val="FF0000"/>
          <w:sz w:val="20"/>
        </w:rPr>
        <w:t>*</w:t>
      </w:r>
      <w:r w:rsidR="00A61EA1" w:rsidRPr="00876E91">
        <w:rPr>
          <w:rFonts w:ascii="Arial" w:hAnsi="Arial"/>
          <w:color w:val="FF0000"/>
          <w:sz w:val="20"/>
        </w:rPr>
        <w:t xml:space="preserve">Nếu có lỗi trong quá trình cài đặt, cấu hình hay chạy project, vui lòng điền thông tin về lỗi vào đây: </w:t>
      </w:r>
    </w:p>
    <w:p w14:paraId="411FCAD6" w14:textId="4270087D" w:rsidR="00D22AC5" w:rsidRPr="00A61EA1" w:rsidRDefault="00C80B9C" w:rsidP="00A61EA1">
      <w:pPr>
        <w:ind w:left="720"/>
        <w:rPr>
          <w:rFonts w:ascii="Arial" w:hAnsi="Arial"/>
          <w:sz w:val="20"/>
        </w:rPr>
      </w:pPr>
      <w:hyperlink r:id="rId33" w:history="1">
        <w:r w:rsidR="00A61EA1" w:rsidRPr="00CE64DF">
          <w:rPr>
            <w:rStyle w:val="Hyperlink"/>
            <w:rFonts w:ascii="Arial" w:hAnsi="Arial"/>
            <w:sz w:val="20"/>
          </w:rPr>
          <w:t>https://docs.google.com/spreadsheets/d/1zSrSCBM7nXXBDrjveTh58IdIRaDlvXuPy_nhDoh-MoU/edit?usp=sharing</w:t>
        </w:r>
      </w:hyperlink>
    </w:p>
    <w:p w14:paraId="7B67E897" w14:textId="47D911CD" w:rsidR="008A1BD2" w:rsidRDefault="00A61EA1" w:rsidP="00A61EA1">
      <w:pPr>
        <w:pStyle w:val="Heading1"/>
      </w:pPr>
      <w:bookmarkStart w:id="668" w:name="_Toc32671790"/>
      <w:r>
        <w:lastRenderedPageBreak/>
        <w:t>Tài liệu tham khảo</w:t>
      </w:r>
      <w:bookmarkEnd w:id="668"/>
    </w:p>
    <w:p w14:paraId="5C52E5C2" w14:textId="29787F99" w:rsidR="008A1BD2" w:rsidRPr="00A61EA1" w:rsidRDefault="008A1BD2" w:rsidP="008A1BD2"/>
    <w:p w14:paraId="73453BE2" w14:textId="77777777" w:rsidR="008A1BD2" w:rsidRDefault="008A1BD2" w:rsidP="008A1BD2">
      <w:r>
        <w:t>https://www.tutorialspoint.com/nodejs/index.htm</w:t>
      </w:r>
    </w:p>
    <w:p w14:paraId="42174955" w14:textId="77777777" w:rsidR="008A1BD2" w:rsidRDefault="008A1BD2" w:rsidP="008A1BD2">
      <w:r>
        <w:t>https://reactjs.org/tutorial/tutorial.html</w:t>
      </w:r>
    </w:p>
    <w:p w14:paraId="12652204" w14:textId="77777777" w:rsidR="008A1BD2" w:rsidRDefault="008A1BD2" w:rsidP="008A1BD2">
      <w:r>
        <w:t>https://redux.js.org/basics/basic-tutorial/</w:t>
      </w:r>
    </w:p>
    <w:p w14:paraId="4CD6A8A7" w14:textId="77777777" w:rsidR="008A1BD2" w:rsidRDefault="008A1BD2" w:rsidP="008A1BD2">
      <w:r>
        <w:t>https://www.tutorialspoint.com/mongodb/index.htm</w:t>
      </w:r>
    </w:p>
    <w:p w14:paraId="02E221D0" w14:textId="63A1DC59" w:rsidR="00EA0CD7" w:rsidRPr="008A1BD2" w:rsidRDefault="00EA0CD7" w:rsidP="008A1BD2"/>
    <w:sectPr w:rsidR="00EA0CD7" w:rsidRPr="008A1BD2" w:rsidSect="004072C3">
      <w:headerReference w:type="default" r:id="rId34"/>
      <w:footerReference w:type="default" r:id="rId35"/>
      <w:pgSz w:w="9979" w:h="14175" w:code="34"/>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9" w:author="Microsoft Office User" w:date="2020-02-16T09:03:00Z" w:initials="MOU">
    <w:p w14:paraId="3A5846F9" w14:textId="77777777" w:rsidR="00C80B9C" w:rsidRDefault="00C80B9C">
      <w:pPr>
        <w:pStyle w:val="CommentText"/>
      </w:pPr>
      <w:r>
        <w:rPr>
          <w:rStyle w:val="CommentReference"/>
        </w:rPr>
        <w:annotationRef/>
      </w:r>
      <w:r>
        <w:t>Là gì, liệt kê tên: roleabstract, role chức danh, role tự tạo</w:t>
      </w:r>
    </w:p>
    <w:p w14:paraId="25143B91" w14:textId="77777777" w:rsidR="00C80B9C" w:rsidRDefault="00C80B9C">
      <w:pPr>
        <w:pStyle w:val="CommentText"/>
      </w:pPr>
    </w:p>
    <w:p w14:paraId="4E6EB65A" w14:textId="67A7A28F" w:rsidR="00C80B9C" w:rsidRDefault="00C80B9C">
      <w:pPr>
        <w:pStyle w:val="CommentText"/>
      </w:pPr>
    </w:p>
  </w:comment>
  <w:comment w:id="210" w:author="Nguyen Viet Thai 20153356" w:date="2020-02-16T16:35:00Z" w:initials="NVT2">
    <w:p w14:paraId="32202AE4" w14:textId="784FB78A" w:rsidR="00C80B9C" w:rsidRDefault="00C80B9C">
      <w:pPr>
        <w:pStyle w:val="CommentText"/>
      </w:pPr>
      <w:r>
        <w:rPr>
          <w:rStyle w:val="CommentReference"/>
        </w:rPr>
        <w:annotationRef/>
      </w:r>
      <w:r>
        <w:t>Em đã chỉnh sửa lại!</w:t>
      </w:r>
    </w:p>
  </w:comment>
  <w:comment w:id="260" w:author="Microsoft Office User" w:date="2020-02-16T09:05:00Z" w:initials="MOU">
    <w:p w14:paraId="71339310" w14:textId="77777777" w:rsidR="00C80B9C" w:rsidRDefault="00C80B9C">
      <w:pPr>
        <w:pStyle w:val="CommentText"/>
      </w:pPr>
      <w:r>
        <w:rPr>
          <w:rStyle w:val="CommentReference"/>
        </w:rPr>
        <w:annotationRef/>
      </w:r>
      <w:r>
        <w:t>Bản chất có phải là role trừu tượng, để các role con khác kế thừa các quyền của nó.</w:t>
      </w:r>
    </w:p>
    <w:p w14:paraId="5670B695" w14:textId="77777777" w:rsidR="00C80B9C" w:rsidRDefault="00C80B9C">
      <w:pPr>
        <w:pStyle w:val="CommentText"/>
      </w:pPr>
    </w:p>
    <w:p w14:paraId="07E7CB3D" w14:textId="3EF18548" w:rsidR="00C80B9C" w:rsidRDefault="00C80B9C">
      <w:pPr>
        <w:pStyle w:val="CommentText"/>
      </w:pPr>
      <w:r>
        <w:t>Tại sao lại đưa admin, super admin vào RoleAbstract???Làm gì có role con nào kế thừa?</w:t>
      </w:r>
    </w:p>
  </w:comment>
  <w:comment w:id="274" w:author="Microsoft Office User" w:date="2020-02-16T08:37:00Z" w:initials="MOU">
    <w:p w14:paraId="73EAAADC" w14:textId="77777777" w:rsidR="00C80B9C" w:rsidRDefault="00C80B9C">
      <w:pPr>
        <w:pStyle w:val="CommentText"/>
      </w:pPr>
      <w:r>
        <w:rPr>
          <w:rStyle w:val="CommentReference"/>
        </w:rPr>
        <w:annotationRef/>
      </w:r>
      <w:r>
        <w:t>Chưa nói rõ khác biệt giữa 2 role này</w:t>
      </w:r>
    </w:p>
    <w:p w14:paraId="66590F2A" w14:textId="77777777" w:rsidR="00C80B9C" w:rsidRDefault="00C80B9C">
      <w:pPr>
        <w:pStyle w:val="CommentText"/>
      </w:pPr>
    </w:p>
    <w:p w14:paraId="7974EF91" w14:textId="4FA829FD" w:rsidR="00C80B9C" w:rsidRDefault="00C80B9C">
      <w:pPr>
        <w:pStyle w:val="CommentText"/>
      </w:pPr>
      <w:r>
        <w:t>Admin quyền ít hơn là ntn, xóa tài khoản ntn, …</w:t>
      </w:r>
    </w:p>
  </w:comment>
  <w:comment w:id="322" w:author="Microsoft Office User" w:date="2020-02-16T08:59:00Z" w:initials="MOU">
    <w:p w14:paraId="1FB3A5D4" w14:textId="77777777" w:rsidR="00C80B9C" w:rsidRDefault="00C80B9C">
      <w:pPr>
        <w:pStyle w:val="CommentText"/>
      </w:pPr>
      <w:r>
        <w:rPr>
          <w:rStyle w:val="CommentReference"/>
        </w:rPr>
        <w:annotationRef/>
      </w:r>
      <w:r>
        <w:t>Chưa nói rõ quan hệ giữa role chức danh với 3 role abtract dean, vicedean, employee ở trên</w:t>
      </w:r>
    </w:p>
    <w:p w14:paraId="35874657" w14:textId="77777777" w:rsidR="00C80B9C" w:rsidRDefault="00C80B9C">
      <w:pPr>
        <w:pStyle w:val="CommentText"/>
      </w:pPr>
    </w:p>
    <w:p w14:paraId="4F389AEC" w14:textId="6BA25A4A" w:rsidR="00C80B9C" w:rsidRDefault="00C80B9C">
      <w:pPr>
        <w:pStyle w:val="CommentText"/>
      </w:pPr>
      <w:r>
        <w:t>VD: kế thừa quyền (trên giao diện) của 3 role ở trên</w:t>
      </w:r>
    </w:p>
  </w:comment>
  <w:comment w:id="365" w:author="Microsoft Office User" w:date="2020-02-16T08:45:00Z" w:initials="MOU">
    <w:p w14:paraId="0AB999C4" w14:textId="6850F132" w:rsidR="00C80B9C" w:rsidRDefault="00C80B9C">
      <w:pPr>
        <w:pStyle w:val="CommentText"/>
      </w:pPr>
      <w:r>
        <w:rPr>
          <w:rStyle w:val="CommentReference"/>
        </w:rPr>
        <w:annotationRef/>
      </w:r>
      <w:r>
        <w:t>????</w:t>
      </w:r>
    </w:p>
  </w:comment>
  <w:comment w:id="366" w:author="Nguyen Viet Thai 20153356" w:date="2020-02-16T16:37:00Z" w:initials="NVT2">
    <w:p w14:paraId="5141641A" w14:textId="6074DB8A" w:rsidR="00C80B9C" w:rsidRDefault="00C80B9C">
      <w:pPr>
        <w:pStyle w:val="CommentText"/>
      </w:pPr>
      <w:r>
        <w:rPr>
          <w:rStyle w:val="CommentReference"/>
        </w:rPr>
        <w:annotationRef/>
      </w:r>
      <w:r>
        <w:t>Em đã chỉnh sửa lại!</w:t>
      </w:r>
    </w:p>
  </w:comment>
  <w:comment w:id="378" w:author="Microsoft Office User" w:date="2020-02-16T08:45:00Z" w:initials="MOU">
    <w:p w14:paraId="2E3ADB1C" w14:textId="72142AC4" w:rsidR="00C80B9C" w:rsidRDefault="00C80B9C">
      <w:pPr>
        <w:pStyle w:val="CommentText"/>
      </w:pPr>
      <w:r>
        <w:rPr>
          <w:rStyle w:val="CommentReference"/>
        </w:rPr>
        <w:annotationRef/>
      </w:r>
      <w:r>
        <w:t>???</w:t>
      </w:r>
    </w:p>
  </w:comment>
  <w:comment w:id="561" w:author="Microsoft Office User" w:date="2020-02-16T09:40:00Z" w:initials="MOU">
    <w:p w14:paraId="7B65EA2E" w14:textId="3ABB8FF7" w:rsidR="00C80B9C" w:rsidRDefault="00C80B9C">
      <w:pPr>
        <w:pStyle w:val="CommentText"/>
      </w:pPr>
      <w:r>
        <w:rPr>
          <w:rStyle w:val="CommentReference"/>
        </w:rPr>
        <w:annotationRef/>
      </w:r>
      <w:r>
        <w:t>Đóng mở ngoặc k có dấu cách</w:t>
      </w:r>
    </w:p>
  </w:comment>
  <w:comment w:id="569" w:author="Microsoft Office User" w:date="2020-02-16T09:41:00Z" w:initials="MOU">
    <w:p w14:paraId="6A5208CB" w14:textId="2C56960E" w:rsidR="00C80B9C" w:rsidRDefault="00C80B9C">
      <w:pPr>
        <w:pStyle w:val="CommentText"/>
      </w:pPr>
      <w:r>
        <w:rPr>
          <w:rStyle w:val="CommentReference"/>
        </w:rPr>
        <w:annotationRef/>
      </w:r>
      <w:r>
        <w:t>Liên hệ 1 nhiều trình bày trước, nhiều nhiều với virtual trình bày sau</w:t>
      </w:r>
    </w:p>
  </w:comment>
  <w:comment w:id="599" w:author="Microsoft Office User" w:date="2020-02-16T09:45:00Z" w:initials="MOU">
    <w:p w14:paraId="121AE016" w14:textId="617155C4" w:rsidR="00C80B9C" w:rsidRDefault="00C80B9C">
      <w:pPr>
        <w:pStyle w:val="CommentText"/>
      </w:pPr>
      <w:r>
        <w:rPr>
          <w:rStyle w:val="CommentReference"/>
        </w:rPr>
        <w:annotationRef/>
      </w:r>
      <w:r>
        <w:t>Ví dụ???</w:t>
      </w:r>
    </w:p>
  </w:comment>
  <w:comment w:id="605" w:author="Microsoft Office User" w:date="2020-02-16T09:53:00Z" w:initials="MOU">
    <w:p w14:paraId="1C5F5A0D" w14:textId="0D7BFE05" w:rsidR="00C80B9C" w:rsidRDefault="00C80B9C">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6EB65A" w15:done="0"/>
  <w15:commentEx w15:paraId="32202AE4" w15:paraIdParent="4E6EB65A" w15:done="0"/>
  <w15:commentEx w15:paraId="07E7CB3D" w15:done="0"/>
  <w15:commentEx w15:paraId="7974EF91" w15:done="0"/>
  <w15:commentEx w15:paraId="4F389AEC" w15:done="0"/>
  <w15:commentEx w15:paraId="0AB999C4" w15:done="0"/>
  <w15:commentEx w15:paraId="5141641A" w15:paraIdParent="0AB999C4" w15:done="0"/>
  <w15:commentEx w15:paraId="2E3ADB1C" w15:done="0"/>
  <w15:commentEx w15:paraId="7B65EA2E" w15:done="0"/>
  <w15:commentEx w15:paraId="6A5208CB" w15:done="0"/>
  <w15:commentEx w15:paraId="121AE016" w15:done="0"/>
  <w15:commentEx w15:paraId="1C5F5A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6EB65A" w16cid:durableId="21F383DC"/>
  <w16cid:commentId w16cid:paraId="32202AE4" w16cid:durableId="21F3EDDA"/>
  <w16cid:commentId w16cid:paraId="07E7CB3D" w16cid:durableId="21F38443"/>
  <w16cid:commentId w16cid:paraId="7974EF91" w16cid:durableId="21F37DCE"/>
  <w16cid:commentId w16cid:paraId="4F389AEC" w16cid:durableId="21F3830B"/>
  <w16cid:commentId w16cid:paraId="0AB999C4" w16cid:durableId="21F37FAC"/>
  <w16cid:commentId w16cid:paraId="5141641A" w16cid:durableId="21F3EE5D"/>
  <w16cid:commentId w16cid:paraId="2E3ADB1C" w16cid:durableId="21F37FA3"/>
  <w16cid:commentId w16cid:paraId="7B65EA2E" w16cid:durableId="21F38C88"/>
  <w16cid:commentId w16cid:paraId="6A5208CB" w16cid:durableId="21F38CE6"/>
  <w16cid:commentId w16cid:paraId="121AE016" w16cid:durableId="21F38DB8"/>
  <w16cid:commentId w16cid:paraId="1C5F5A0D" w16cid:durableId="21F38F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EC57C" w14:textId="77777777" w:rsidR="00933C76" w:rsidRDefault="00933C76">
      <w:r>
        <w:separator/>
      </w:r>
    </w:p>
    <w:p w14:paraId="462AE416" w14:textId="77777777" w:rsidR="00933C76" w:rsidRDefault="00933C76"/>
  </w:endnote>
  <w:endnote w:type="continuationSeparator" w:id="0">
    <w:p w14:paraId="35D397AB" w14:textId="77777777" w:rsidR="00933C76" w:rsidRDefault="00933C76">
      <w:r>
        <w:continuationSeparator/>
      </w:r>
    </w:p>
    <w:p w14:paraId="116E57F6" w14:textId="77777777" w:rsidR="00933C76" w:rsidRDefault="00933C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nTime">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nArialH">
    <w:altName w:val="Calibri"/>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w:panose1 w:val="02070409020205020404"/>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AEC1E" w14:textId="77777777" w:rsidR="00C80B9C" w:rsidRDefault="00C80B9C" w:rsidP="001A3EB5">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223</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223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C7B38" w14:textId="77777777" w:rsidR="00933C76" w:rsidRDefault="00933C76">
      <w:r>
        <w:separator/>
      </w:r>
    </w:p>
    <w:p w14:paraId="7EEFE72F" w14:textId="77777777" w:rsidR="00933C76" w:rsidRDefault="00933C76"/>
  </w:footnote>
  <w:footnote w:type="continuationSeparator" w:id="0">
    <w:p w14:paraId="0D6162AD" w14:textId="77777777" w:rsidR="00933C76" w:rsidRDefault="00933C76">
      <w:r>
        <w:continuationSeparator/>
      </w:r>
    </w:p>
    <w:p w14:paraId="6C134509" w14:textId="77777777" w:rsidR="00933C76" w:rsidRDefault="00933C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B6CB1" w14:textId="77777777" w:rsidR="00C80B9C" w:rsidRPr="00BB3952" w:rsidRDefault="00C80B9C" w:rsidP="00BB39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05F"/>
    <w:multiLevelType w:val="hybridMultilevel"/>
    <w:tmpl w:val="BB424166"/>
    <w:lvl w:ilvl="0" w:tplc="264A6C60">
      <w:start w:val="1"/>
      <w:numFmt w:val="lowerRoman"/>
      <w:pStyle w:val="Heading5"/>
      <w:lvlText w:val="%1."/>
      <w:lvlJc w:val="right"/>
      <w:pPr>
        <w:ind w:left="360" w:hanging="360"/>
      </w:pPr>
    </w:lvl>
    <w:lvl w:ilvl="1" w:tplc="042A0019">
      <w:start w:val="1"/>
      <w:numFmt w:val="lowerLetter"/>
      <w:lvlText w:val="%2."/>
      <w:lvlJc w:val="left"/>
      <w:pPr>
        <w:ind w:left="1080" w:hanging="360"/>
      </w:pPr>
    </w:lvl>
    <w:lvl w:ilvl="2" w:tplc="042A001B">
      <w:start w:val="1"/>
      <w:numFmt w:val="lowerRoman"/>
      <w:lvlText w:val="%3."/>
      <w:lvlJc w:val="right"/>
      <w:pPr>
        <w:ind w:left="1800" w:hanging="180"/>
      </w:pPr>
    </w:lvl>
    <w:lvl w:ilvl="3" w:tplc="042A000F">
      <w:start w:val="1"/>
      <w:numFmt w:val="decimal"/>
      <w:lvlText w:val="%4."/>
      <w:lvlJc w:val="left"/>
      <w:pPr>
        <w:ind w:left="2520" w:hanging="360"/>
      </w:pPr>
    </w:lvl>
    <w:lvl w:ilvl="4" w:tplc="042A0019">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2"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3"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4"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5" w15:restartNumberingAfterBreak="0">
    <w:nsid w:val="1A1B3960"/>
    <w:multiLevelType w:val="multilevel"/>
    <w:tmpl w:val="C07622BE"/>
    <w:lvl w:ilvl="0">
      <w:start w:val="1"/>
      <w:numFmt w:val="decimal"/>
      <w:lvlText w:val="%1."/>
      <w:lvlJc w:val="left"/>
      <w:pPr>
        <w:tabs>
          <w:tab w:val="num" w:pos="720"/>
        </w:tabs>
        <w:ind w:left="720" w:hanging="720"/>
      </w:pPr>
    </w:lvl>
    <w:lvl w:ilvl="1">
      <w:start w:val="1"/>
      <w:numFmt w:val="decimal"/>
      <w:pStyle w:val="heading30"/>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7"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8"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9"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0" w15:restartNumberingAfterBreak="0">
    <w:nsid w:val="2BD532CD"/>
    <w:multiLevelType w:val="hybridMultilevel"/>
    <w:tmpl w:val="A55E8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922D9"/>
    <w:multiLevelType w:val="singleLevel"/>
    <w:tmpl w:val="A4283304"/>
    <w:name w:val="52222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2" w15:restartNumberingAfterBreak="0">
    <w:nsid w:val="3D6173A4"/>
    <w:multiLevelType w:val="hybridMultilevel"/>
    <w:tmpl w:val="6E308B38"/>
    <w:name w:val="52222222222222"/>
    <w:lvl w:ilvl="0" w:tplc="AFBEB5CA">
      <w:start w:val="1"/>
      <w:numFmt w:val="bullet"/>
      <w:lvlText w:val=""/>
      <w:lvlJc w:val="left"/>
      <w:pPr>
        <w:tabs>
          <w:tab w:val="num" w:pos="1483"/>
        </w:tabs>
        <w:ind w:left="1483" w:hanging="360"/>
      </w:pPr>
      <w:rPr>
        <w:rFonts w:ascii="Symbol" w:hAnsi="Symbol" w:hint="default"/>
      </w:rPr>
    </w:lvl>
    <w:lvl w:ilvl="1" w:tplc="739A3858" w:tentative="1">
      <w:start w:val="1"/>
      <w:numFmt w:val="bullet"/>
      <w:lvlText w:val="o"/>
      <w:lvlJc w:val="left"/>
      <w:pPr>
        <w:tabs>
          <w:tab w:val="num" w:pos="2203"/>
        </w:tabs>
        <w:ind w:left="2203" w:hanging="360"/>
      </w:pPr>
      <w:rPr>
        <w:rFonts w:ascii="Courier New" w:hAnsi="Courier New" w:hint="default"/>
      </w:rPr>
    </w:lvl>
    <w:lvl w:ilvl="2" w:tplc="077A2C56" w:tentative="1">
      <w:start w:val="1"/>
      <w:numFmt w:val="bullet"/>
      <w:lvlText w:val=""/>
      <w:lvlJc w:val="left"/>
      <w:pPr>
        <w:tabs>
          <w:tab w:val="num" w:pos="2923"/>
        </w:tabs>
        <w:ind w:left="2923" w:hanging="360"/>
      </w:pPr>
      <w:rPr>
        <w:rFonts w:ascii="Wingdings" w:hAnsi="Wingdings" w:hint="default"/>
      </w:rPr>
    </w:lvl>
    <w:lvl w:ilvl="3" w:tplc="288E3BF8" w:tentative="1">
      <w:start w:val="1"/>
      <w:numFmt w:val="bullet"/>
      <w:lvlText w:val=""/>
      <w:lvlJc w:val="left"/>
      <w:pPr>
        <w:tabs>
          <w:tab w:val="num" w:pos="3643"/>
        </w:tabs>
        <w:ind w:left="3643" w:hanging="360"/>
      </w:pPr>
      <w:rPr>
        <w:rFonts w:ascii="Symbol" w:hAnsi="Symbol" w:hint="default"/>
      </w:rPr>
    </w:lvl>
    <w:lvl w:ilvl="4" w:tplc="0C209950" w:tentative="1">
      <w:start w:val="1"/>
      <w:numFmt w:val="bullet"/>
      <w:lvlText w:val="o"/>
      <w:lvlJc w:val="left"/>
      <w:pPr>
        <w:tabs>
          <w:tab w:val="num" w:pos="4363"/>
        </w:tabs>
        <w:ind w:left="4363" w:hanging="360"/>
      </w:pPr>
      <w:rPr>
        <w:rFonts w:ascii="Courier New" w:hAnsi="Courier New" w:hint="default"/>
      </w:rPr>
    </w:lvl>
    <w:lvl w:ilvl="5" w:tplc="F6F26952" w:tentative="1">
      <w:start w:val="1"/>
      <w:numFmt w:val="bullet"/>
      <w:lvlText w:val=""/>
      <w:lvlJc w:val="left"/>
      <w:pPr>
        <w:tabs>
          <w:tab w:val="num" w:pos="5083"/>
        </w:tabs>
        <w:ind w:left="5083" w:hanging="360"/>
      </w:pPr>
      <w:rPr>
        <w:rFonts w:ascii="Wingdings" w:hAnsi="Wingdings" w:hint="default"/>
      </w:rPr>
    </w:lvl>
    <w:lvl w:ilvl="6" w:tplc="01A6BF52" w:tentative="1">
      <w:start w:val="1"/>
      <w:numFmt w:val="bullet"/>
      <w:lvlText w:val=""/>
      <w:lvlJc w:val="left"/>
      <w:pPr>
        <w:tabs>
          <w:tab w:val="num" w:pos="5803"/>
        </w:tabs>
        <w:ind w:left="5803" w:hanging="360"/>
      </w:pPr>
      <w:rPr>
        <w:rFonts w:ascii="Symbol" w:hAnsi="Symbol" w:hint="default"/>
      </w:rPr>
    </w:lvl>
    <w:lvl w:ilvl="7" w:tplc="28E8C8AC" w:tentative="1">
      <w:start w:val="1"/>
      <w:numFmt w:val="bullet"/>
      <w:lvlText w:val="o"/>
      <w:lvlJc w:val="left"/>
      <w:pPr>
        <w:tabs>
          <w:tab w:val="num" w:pos="6523"/>
        </w:tabs>
        <w:ind w:left="6523" w:hanging="360"/>
      </w:pPr>
      <w:rPr>
        <w:rFonts w:ascii="Courier New" w:hAnsi="Courier New" w:hint="default"/>
      </w:rPr>
    </w:lvl>
    <w:lvl w:ilvl="8" w:tplc="0122E510" w:tentative="1">
      <w:start w:val="1"/>
      <w:numFmt w:val="bullet"/>
      <w:lvlText w:val=""/>
      <w:lvlJc w:val="left"/>
      <w:pPr>
        <w:tabs>
          <w:tab w:val="num" w:pos="7243"/>
        </w:tabs>
        <w:ind w:left="7243" w:hanging="360"/>
      </w:pPr>
      <w:rPr>
        <w:rFonts w:ascii="Wingdings" w:hAnsi="Wingdings" w:hint="default"/>
      </w:rPr>
    </w:lvl>
  </w:abstractNum>
  <w:abstractNum w:abstractNumId="13" w15:restartNumberingAfterBreak="0">
    <w:nsid w:val="40FC37AE"/>
    <w:multiLevelType w:val="hybridMultilevel"/>
    <w:tmpl w:val="7C3CA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4821E1"/>
    <w:multiLevelType w:val="multilevel"/>
    <w:tmpl w:val="B2B690F2"/>
    <w:lvl w:ilvl="0">
      <w:start w:val="1"/>
      <w:numFmt w:val="decimal"/>
      <w:pStyle w:val="Heading1"/>
      <w:lvlText w:val="CHƯƠNG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lowerLetter"/>
      <w:pStyle w:val="Heading4"/>
      <w:lvlText w:val="%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521C4EAF"/>
    <w:multiLevelType w:val="multilevel"/>
    <w:tmpl w:val="A386E23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numFmt w:val="bullet"/>
      <w:lvlText w:val="-"/>
      <w:lvlJc w:val="left"/>
      <w:pPr>
        <w:ind w:left="1224" w:hanging="504"/>
      </w:pPr>
      <w:rPr>
        <w:rFonts w:ascii="Arial" w:eastAsia="Arial" w:hAnsi="Arial" w:cs="Arial" w:hint="default"/>
      </w:r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D43E96"/>
    <w:multiLevelType w:val="hybridMultilevel"/>
    <w:tmpl w:val="886AB9EE"/>
    <w:name w:val="5222222222"/>
    <w:lvl w:ilvl="0" w:tplc="D5220ABA">
      <w:start w:val="1"/>
      <w:numFmt w:val="bullet"/>
      <w:lvlText w:val=""/>
      <w:lvlJc w:val="left"/>
      <w:pPr>
        <w:ind w:left="720" w:hanging="360"/>
      </w:pPr>
      <w:rPr>
        <w:rFonts w:ascii="Symbol" w:hAnsi="Symbol" w:hint="default"/>
      </w:rPr>
    </w:lvl>
    <w:lvl w:ilvl="1" w:tplc="E214B75A" w:tentative="1">
      <w:start w:val="1"/>
      <w:numFmt w:val="bullet"/>
      <w:lvlText w:val="o"/>
      <w:lvlJc w:val="left"/>
      <w:pPr>
        <w:ind w:left="1440" w:hanging="360"/>
      </w:pPr>
      <w:rPr>
        <w:rFonts w:ascii="Courier New" w:hAnsi="Courier New" w:cs="Courier New" w:hint="default"/>
      </w:rPr>
    </w:lvl>
    <w:lvl w:ilvl="2" w:tplc="AFE8D562" w:tentative="1">
      <w:start w:val="1"/>
      <w:numFmt w:val="bullet"/>
      <w:lvlText w:val=""/>
      <w:lvlJc w:val="left"/>
      <w:pPr>
        <w:ind w:left="2160" w:hanging="360"/>
      </w:pPr>
      <w:rPr>
        <w:rFonts w:ascii="Wingdings" w:hAnsi="Wingdings" w:hint="default"/>
      </w:rPr>
    </w:lvl>
    <w:lvl w:ilvl="3" w:tplc="94BA49A8" w:tentative="1">
      <w:start w:val="1"/>
      <w:numFmt w:val="bullet"/>
      <w:lvlText w:val=""/>
      <w:lvlJc w:val="left"/>
      <w:pPr>
        <w:ind w:left="2880" w:hanging="360"/>
      </w:pPr>
      <w:rPr>
        <w:rFonts w:ascii="Symbol" w:hAnsi="Symbol" w:hint="default"/>
      </w:rPr>
    </w:lvl>
    <w:lvl w:ilvl="4" w:tplc="3ADEB006" w:tentative="1">
      <w:start w:val="1"/>
      <w:numFmt w:val="bullet"/>
      <w:lvlText w:val="o"/>
      <w:lvlJc w:val="left"/>
      <w:pPr>
        <w:ind w:left="3600" w:hanging="360"/>
      </w:pPr>
      <w:rPr>
        <w:rFonts w:ascii="Courier New" w:hAnsi="Courier New" w:cs="Courier New" w:hint="default"/>
      </w:rPr>
    </w:lvl>
    <w:lvl w:ilvl="5" w:tplc="4808F2CE" w:tentative="1">
      <w:start w:val="1"/>
      <w:numFmt w:val="bullet"/>
      <w:lvlText w:val=""/>
      <w:lvlJc w:val="left"/>
      <w:pPr>
        <w:ind w:left="4320" w:hanging="360"/>
      </w:pPr>
      <w:rPr>
        <w:rFonts w:ascii="Wingdings" w:hAnsi="Wingdings" w:hint="default"/>
      </w:rPr>
    </w:lvl>
    <w:lvl w:ilvl="6" w:tplc="4BB494F8" w:tentative="1">
      <w:start w:val="1"/>
      <w:numFmt w:val="bullet"/>
      <w:lvlText w:val=""/>
      <w:lvlJc w:val="left"/>
      <w:pPr>
        <w:ind w:left="5040" w:hanging="360"/>
      </w:pPr>
      <w:rPr>
        <w:rFonts w:ascii="Symbol" w:hAnsi="Symbol" w:hint="default"/>
      </w:rPr>
    </w:lvl>
    <w:lvl w:ilvl="7" w:tplc="66C04A30" w:tentative="1">
      <w:start w:val="1"/>
      <w:numFmt w:val="bullet"/>
      <w:lvlText w:val="o"/>
      <w:lvlJc w:val="left"/>
      <w:pPr>
        <w:ind w:left="5760" w:hanging="360"/>
      </w:pPr>
      <w:rPr>
        <w:rFonts w:ascii="Courier New" w:hAnsi="Courier New" w:cs="Courier New" w:hint="default"/>
      </w:rPr>
    </w:lvl>
    <w:lvl w:ilvl="8" w:tplc="AC3AA22E" w:tentative="1">
      <w:start w:val="1"/>
      <w:numFmt w:val="bullet"/>
      <w:lvlText w:val=""/>
      <w:lvlJc w:val="left"/>
      <w:pPr>
        <w:ind w:left="6480" w:hanging="360"/>
      </w:pPr>
      <w:rPr>
        <w:rFonts w:ascii="Wingdings" w:hAnsi="Wingdings" w:hint="default"/>
      </w:rPr>
    </w:lvl>
  </w:abstractNum>
  <w:abstractNum w:abstractNumId="17" w15:restartNumberingAfterBreak="0">
    <w:nsid w:val="573D0DEE"/>
    <w:multiLevelType w:val="hybridMultilevel"/>
    <w:tmpl w:val="BE844196"/>
    <w:lvl w:ilvl="0" w:tplc="B582B238">
      <w:start w:val="3"/>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0B744F"/>
    <w:multiLevelType w:val="hybridMultilevel"/>
    <w:tmpl w:val="0C24378E"/>
    <w:lvl w:ilvl="0" w:tplc="0409000F">
      <w:start w:val="1"/>
      <w:numFmt w:val="decimal"/>
      <w:lvlText w:val="%1."/>
      <w:lvlJc w:val="left"/>
      <w:pPr>
        <w:ind w:left="720" w:hanging="360"/>
      </w:pPr>
    </w:lvl>
    <w:lvl w:ilvl="1" w:tplc="711CDF56">
      <w:numFmt w:val="bullet"/>
      <w:lvlText w:val="•"/>
      <w:lvlJc w:val="left"/>
      <w:pPr>
        <w:ind w:left="1860" w:hanging="780"/>
      </w:pPr>
      <w:rPr>
        <w:rFonts w:ascii="Times New Roman" w:eastAsia="Times New Roman" w:hAnsi="Times New Roman" w:cs="Times New Roman" w:hint="default"/>
      </w:rPr>
    </w:lvl>
    <w:lvl w:ilvl="2" w:tplc="8A5A0944">
      <w:numFmt w:val="bullet"/>
      <w:lvlText w:val="-"/>
      <w:lvlJc w:val="left"/>
      <w:pPr>
        <w:ind w:left="2700" w:hanging="72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0D518E"/>
    <w:multiLevelType w:val="hybridMultilevel"/>
    <w:tmpl w:val="F58C903C"/>
    <w:lvl w:ilvl="0" w:tplc="BF70E30C">
      <w:start w:val="3"/>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1" w15:restartNumberingAfterBreak="0">
    <w:nsid w:val="5F161E9A"/>
    <w:multiLevelType w:val="hybridMultilevel"/>
    <w:tmpl w:val="C750B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4C355F"/>
    <w:multiLevelType w:val="hybridMultilevel"/>
    <w:tmpl w:val="E1144C92"/>
    <w:name w:val="522222222222222222"/>
    <w:lvl w:ilvl="0" w:tplc="E06C410A">
      <w:start w:val="1"/>
      <w:numFmt w:val="decimal"/>
      <w:lvlText w:val="%1."/>
      <w:lvlJc w:val="left"/>
      <w:pPr>
        <w:ind w:left="1264" w:hanging="360"/>
      </w:pPr>
      <w:rPr>
        <w:rFonts w:hint="default"/>
      </w:rPr>
    </w:lvl>
    <w:lvl w:ilvl="1" w:tplc="8E18D75E" w:tentative="1">
      <w:start w:val="1"/>
      <w:numFmt w:val="lowerLetter"/>
      <w:lvlText w:val="%2."/>
      <w:lvlJc w:val="left"/>
      <w:pPr>
        <w:ind w:left="1984" w:hanging="360"/>
      </w:pPr>
    </w:lvl>
    <w:lvl w:ilvl="2" w:tplc="D4742190" w:tentative="1">
      <w:start w:val="1"/>
      <w:numFmt w:val="lowerRoman"/>
      <w:lvlText w:val="%3."/>
      <w:lvlJc w:val="right"/>
      <w:pPr>
        <w:ind w:left="2704" w:hanging="180"/>
      </w:pPr>
    </w:lvl>
    <w:lvl w:ilvl="3" w:tplc="0C92A89C" w:tentative="1">
      <w:start w:val="1"/>
      <w:numFmt w:val="decimal"/>
      <w:lvlText w:val="%4."/>
      <w:lvlJc w:val="left"/>
      <w:pPr>
        <w:ind w:left="3424" w:hanging="360"/>
      </w:pPr>
    </w:lvl>
    <w:lvl w:ilvl="4" w:tplc="008C406A" w:tentative="1">
      <w:start w:val="1"/>
      <w:numFmt w:val="lowerLetter"/>
      <w:lvlText w:val="%5."/>
      <w:lvlJc w:val="left"/>
      <w:pPr>
        <w:ind w:left="4144" w:hanging="360"/>
      </w:pPr>
    </w:lvl>
    <w:lvl w:ilvl="5" w:tplc="837A58EA" w:tentative="1">
      <w:start w:val="1"/>
      <w:numFmt w:val="lowerRoman"/>
      <w:lvlText w:val="%6."/>
      <w:lvlJc w:val="right"/>
      <w:pPr>
        <w:ind w:left="4864" w:hanging="180"/>
      </w:pPr>
    </w:lvl>
    <w:lvl w:ilvl="6" w:tplc="64A8FBC2" w:tentative="1">
      <w:start w:val="1"/>
      <w:numFmt w:val="decimal"/>
      <w:lvlText w:val="%7."/>
      <w:lvlJc w:val="left"/>
      <w:pPr>
        <w:ind w:left="5584" w:hanging="360"/>
      </w:pPr>
    </w:lvl>
    <w:lvl w:ilvl="7" w:tplc="EF4A9520" w:tentative="1">
      <w:start w:val="1"/>
      <w:numFmt w:val="lowerLetter"/>
      <w:lvlText w:val="%8."/>
      <w:lvlJc w:val="left"/>
      <w:pPr>
        <w:ind w:left="6304" w:hanging="360"/>
      </w:pPr>
    </w:lvl>
    <w:lvl w:ilvl="8" w:tplc="69CC355E" w:tentative="1">
      <w:start w:val="1"/>
      <w:numFmt w:val="lowerRoman"/>
      <w:lvlText w:val="%9."/>
      <w:lvlJc w:val="right"/>
      <w:pPr>
        <w:ind w:left="7024" w:hanging="180"/>
      </w:pPr>
    </w:lvl>
  </w:abstractNum>
  <w:abstractNum w:abstractNumId="23" w15:restartNumberingAfterBreak="0">
    <w:nsid w:val="6BBD090D"/>
    <w:multiLevelType w:val="hybridMultilevel"/>
    <w:tmpl w:val="AEE29CF4"/>
    <w:lvl w:ilvl="0" w:tplc="6296A318">
      <w:start w:val="1"/>
      <w:numFmt w:val="bullet"/>
      <w:pStyle w:val="ListParagraph"/>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0B2CD1"/>
    <w:multiLevelType w:val="hybridMultilevel"/>
    <w:tmpl w:val="FDEA9400"/>
    <w:name w:val="5222222222222222"/>
    <w:lvl w:ilvl="0" w:tplc="DECCD826">
      <w:start w:val="1"/>
      <w:numFmt w:val="lowerLetter"/>
      <w:lvlText w:val="%1."/>
      <w:lvlJc w:val="left"/>
      <w:pPr>
        <w:ind w:left="1984" w:hanging="360"/>
      </w:pPr>
    </w:lvl>
    <w:lvl w:ilvl="1" w:tplc="EB54A6C8" w:tentative="1">
      <w:start w:val="1"/>
      <w:numFmt w:val="lowerLetter"/>
      <w:lvlText w:val="%2."/>
      <w:lvlJc w:val="left"/>
      <w:pPr>
        <w:ind w:left="2704" w:hanging="360"/>
      </w:pPr>
    </w:lvl>
    <w:lvl w:ilvl="2" w:tplc="DB1E9E14" w:tentative="1">
      <w:start w:val="1"/>
      <w:numFmt w:val="lowerRoman"/>
      <w:lvlText w:val="%3."/>
      <w:lvlJc w:val="right"/>
      <w:pPr>
        <w:ind w:left="3424" w:hanging="180"/>
      </w:pPr>
    </w:lvl>
    <w:lvl w:ilvl="3" w:tplc="0F988ED6" w:tentative="1">
      <w:start w:val="1"/>
      <w:numFmt w:val="decimal"/>
      <w:lvlText w:val="%4."/>
      <w:lvlJc w:val="left"/>
      <w:pPr>
        <w:ind w:left="4144" w:hanging="360"/>
      </w:pPr>
    </w:lvl>
    <w:lvl w:ilvl="4" w:tplc="411E667A" w:tentative="1">
      <w:start w:val="1"/>
      <w:numFmt w:val="lowerLetter"/>
      <w:lvlText w:val="%5."/>
      <w:lvlJc w:val="left"/>
      <w:pPr>
        <w:ind w:left="4864" w:hanging="360"/>
      </w:pPr>
    </w:lvl>
    <w:lvl w:ilvl="5" w:tplc="C090D5AE" w:tentative="1">
      <w:start w:val="1"/>
      <w:numFmt w:val="lowerRoman"/>
      <w:lvlText w:val="%6."/>
      <w:lvlJc w:val="right"/>
      <w:pPr>
        <w:ind w:left="5584" w:hanging="180"/>
      </w:pPr>
    </w:lvl>
    <w:lvl w:ilvl="6" w:tplc="00C4BFD0" w:tentative="1">
      <w:start w:val="1"/>
      <w:numFmt w:val="decimal"/>
      <w:lvlText w:val="%7."/>
      <w:lvlJc w:val="left"/>
      <w:pPr>
        <w:ind w:left="6304" w:hanging="360"/>
      </w:pPr>
    </w:lvl>
    <w:lvl w:ilvl="7" w:tplc="14A8C792" w:tentative="1">
      <w:start w:val="1"/>
      <w:numFmt w:val="lowerLetter"/>
      <w:lvlText w:val="%8."/>
      <w:lvlJc w:val="left"/>
      <w:pPr>
        <w:ind w:left="7024" w:hanging="360"/>
      </w:pPr>
    </w:lvl>
    <w:lvl w:ilvl="8" w:tplc="A336E9B4" w:tentative="1">
      <w:start w:val="1"/>
      <w:numFmt w:val="lowerRoman"/>
      <w:lvlText w:val="%9."/>
      <w:lvlJc w:val="right"/>
      <w:pPr>
        <w:ind w:left="7744" w:hanging="180"/>
      </w:pPr>
    </w:lvl>
  </w:abstractNum>
  <w:abstractNum w:abstractNumId="25" w15:restartNumberingAfterBreak="0">
    <w:nsid w:val="6EF1714F"/>
    <w:multiLevelType w:val="hybridMultilevel"/>
    <w:tmpl w:val="8C4478E0"/>
    <w:name w:val="5222222222222222222"/>
    <w:lvl w:ilvl="0" w:tplc="6330B3EA">
      <w:start w:val="1"/>
      <w:numFmt w:val="decimal"/>
      <w:lvlText w:val="%1."/>
      <w:lvlJc w:val="left"/>
      <w:pPr>
        <w:tabs>
          <w:tab w:val="num" w:pos="0"/>
        </w:tabs>
        <w:ind w:left="0" w:firstLine="0"/>
      </w:pPr>
      <w:rPr>
        <w:rFonts w:hint="default"/>
      </w:rPr>
    </w:lvl>
    <w:lvl w:ilvl="1" w:tplc="87CC0DC4" w:tentative="1">
      <w:start w:val="1"/>
      <w:numFmt w:val="lowerLetter"/>
      <w:lvlText w:val="%2."/>
      <w:lvlJc w:val="left"/>
      <w:pPr>
        <w:tabs>
          <w:tab w:val="num" w:pos="1440"/>
        </w:tabs>
        <w:ind w:left="1440" w:hanging="360"/>
      </w:pPr>
    </w:lvl>
    <w:lvl w:ilvl="2" w:tplc="8B62A074" w:tentative="1">
      <w:start w:val="1"/>
      <w:numFmt w:val="lowerRoman"/>
      <w:lvlText w:val="%3."/>
      <w:lvlJc w:val="right"/>
      <w:pPr>
        <w:tabs>
          <w:tab w:val="num" w:pos="2160"/>
        </w:tabs>
        <w:ind w:left="2160" w:hanging="180"/>
      </w:pPr>
    </w:lvl>
    <w:lvl w:ilvl="3" w:tplc="268299CE" w:tentative="1">
      <w:start w:val="1"/>
      <w:numFmt w:val="decimal"/>
      <w:lvlText w:val="%4."/>
      <w:lvlJc w:val="left"/>
      <w:pPr>
        <w:tabs>
          <w:tab w:val="num" w:pos="2880"/>
        </w:tabs>
        <w:ind w:left="2880" w:hanging="360"/>
      </w:pPr>
    </w:lvl>
    <w:lvl w:ilvl="4" w:tplc="FBF6C84C" w:tentative="1">
      <w:start w:val="1"/>
      <w:numFmt w:val="lowerLetter"/>
      <w:lvlText w:val="%5."/>
      <w:lvlJc w:val="left"/>
      <w:pPr>
        <w:tabs>
          <w:tab w:val="num" w:pos="3600"/>
        </w:tabs>
        <w:ind w:left="3600" w:hanging="360"/>
      </w:pPr>
    </w:lvl>
    <w:lvl w:ilvl="5" w:tplc="8506B432" w:tentative="1">
      <w:start w:val="1"/>
      <w:numFmt w:val="lowerRoman"/>
      <w:lvlText w:val="%6."/>
      <w:lvlJc w:val="right"/>
      <w:pPr>
        <w:tabs>
          <w:tab w:val="num" w:pos="4320"/>
        </w:tabs>
        <w:ind w:left="4320" w:hanging="180"/>
      </w:pPr>
    </w:lvl>
    <w:lvl w:ilvl="6" w:tplc="58DA204A" w:tentative="1">
      <w:start w:val="1"/>
      <w:numFmt w:val="decimal"/>
      <w:lvlText w:val="%7."/>
      <w:lvlJc w:val="left"/>
      <w:pPr>
        <w:tabs>
          <w:tab w:val="num" w:pos="5040"/>
        </w:tabs>
        <w:ind w:left="5040" w:hanging="360"/>
      </w:pPr>
    </w:lvl>
    <w:lvl w:ilvl="7" w:tplc="36D2A902" w:tentative="1">
      <w:start w:val="1"/>
      <w:numFmt w:val="lowerLetter"/>
      <w:lvlText w:val="%8."/>
      <w:lvlJc w:val="left"/>
      <w:pPr>
        <w:tabs>
          <w:tab w:val="num" w:pos="5760"/>
        </w:tabs>
        <w:ind w:left="5760" w:hanging="360"/>
      </w:pPr>
    </w:lvl>
    <w:lvl w:ilvl="8" w:tplc="6638060C" w:tentative="1">
      <w:start w:val="1"/>
      <w:numFmt w:val="lowerRoman"/>
      <w:lvlText w:val="%9."/>
      <w:lvlJc w:val="right"/>
      <w:pPr>
        <w:tabs>
          <w:tab w:val="num" w:pos="6480"/>
        </w:tabs>
        <w:ind w:left="6480" w:hanging="180"/>
      </w:pPr>
    </w:lvl>
  </w:abstractNum>
  <w:abstractNum w:abstractNumId="26" w15:restartNumberingAfterBreak="0">
    <w:nsid w:val="703A2D81"/>
    <w:multiLevelType w:val="singleLevel"/>
    <w:tmpl w:val="A2B453D0"/>
    <w:name w:val="522222222222"/>
    <w:lvl w:ilvl="0">
      <w:start w:val="1"/>
      <w:numFmt w:val="decimal"/>
      <w:lvlText w:val="%1."/>
      <w:lvlJc w:val="left"/>
      <w:pPr>
        <w:tabs>
          <w:tab w:val="num" w:pos="360"/>
        </w:tabs>
        <w:ind w:left="216" w:hanging="216"/>
      </w:pPr>
    </w:lvl>
  </w:abstractNum>
  <w:abstractNum w:abstractNumId="27"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28" w15:restartNumberingAfterBreak="0">
    <w:nsid w:val="739F7913"/>
    <w:multiLevelType w:val="hybridMultilevel"/>
    <w:tmpl w:val="3DE298A2"/>
    <w:name w:val="522222"/>
    <w:lvl w:ilvl="0" w:tplc="51F47BBE">
      <w:start w:val="1"/>
      <w:numFmt w:val="decimal"/>
      <w:lvlText w:val="%1."/>
      <w:lvlJc w:val="left"/>
      <w:pPr>
        <w:ind w:left="904" w:hanging="360"/>
      </w:pPr>
      <w:rPr>
        <w:rFonts w:hint="default"/>
      </w:rPr>
    </w:lvl>
    <w:lvl w:ilvl="1" w:tplc="B9325F82">
      <w:start w:val="1"/>
      <w:numFmt w:val="lowerLetter"/>
      <w:lvlText w:val="%2."/>
      <w:lvlJc w:val="left"/>
      <w:pPr>
        <w:ind w:left="1624" w:hanging="360"/>
      </w:pPr>
    </w:lvl>
    <w:lvl w:ilvl="2" w:tplc="530E9B32">
      <w:start w:val="1"/>
      <w:numFmt w:val="lowerRoman"/>
      <w:lvlText w:val="%3."/>
      <w:lvlJc w:val="right"/>
      <w:pPr>
        <w:ind w:left="2344" w:hanging="180"/>
      </w:pPr>
    </w:lvl>
    <w:lvl w:ilvl="3" w:tplc="7B609DFA" w:tentative="1">
      <w:start w:val="1"/>
      <w:numFmt w:val="decimal"/>
      <w:lvlText w:val="%4."/>
      <w:lvlJc w:val="left"/>
      <w:pPr>
        <w:ind w:left="3064" w:hanging="360"/>
      </w:pPr>
    </w:lvl>
    <w:lvl w:ilvl="4" w:tplc="0A666A7E" w:tentative="1">
      <w:start w:val="1"/>
      <w:numFmt w:val="lowerLetter"/>
      <w:lvlText w:val="%5."/>
      <w:lvlJc w:val="left"/>
      <w:pPr>
        <w:ind w:left="3784" w:hanging="360"/>
      </w:pPr>
    </w:lvl>
    <w:lvl w:ilvl="5" w:tplc="0556EC70" w:tentative="1">
      <w:start w:val="1"/>
      <w:numFmt w:val="lowerRoman"/>
      <w:lvlText w:val="%6."/>
      <w:lvlJc w:val="right"/>
      <w:pPr>
        <w:ind w:left="4504" w:hanging="180"/>
      </w:pPr>
    </w:lvl>
    <w:lvl w:ilvl="6" w:tplc="4AA4C376" w:tentative="1">
      <w:start w:val="1"/>
      <w:numFmt w:val="decimal"/>
      <w:lvlText w:val="%7."/>
      <w:lvlJc w:val="left"/>
      <w:pPr>
        <w:ind w:left="5224" w:hanging="360"/>
      </w:pPr>
    </w:lvl>
    <w:lvl w:ilvl="7" w:tplc="32346652" w:tentative="1">
      <w:start w:val="1"/>
      <w:numFmt w:val="lowerLetter"/>
      <w:lvlText w:val="%8."/>
      <w:lvlJc w:val="left"/>
      <w:pPr>
        <w:ind w:left="5944" w:hanging="360"/>
      </w:pPr>
    </w:lvl>
    <w:lvl w:ilvl="8" w:tplc="AFA6013E" w:tentative="1">
      <w:start w:val="1"/>
      <w:numFmt w:val="lowerRoman"/>
      <w:lvlText w:val="%9."/>
      <w:lvlJc w:val="right"/>
      <w:pPr>
        <w:ind w:left="6664" w:hanging="180"/>
      </w:pPr>
    </w:lvl>
  </w:abstractNum>
  <w:abstractNum w:abstractNumId="29" w15:restartNumberingAfterBreak="0">
    <w:nsid w:val="748A1062"/>
    <w:multiLevelType w:val="hybridMultilevel"/>
    <w:tmpl w:val="0F3010F8"/>
    <w:name w:val="52222222222222222"/>
    <w:lvl w:ilvl="0" w:tplc="AAC82726">
      <w:start w:val="1"/>
      <w:numFmt w:val="lowerRoman"/>
      <w:lvlText w:val="%1."/>
      <w:lvlJc w:val="left"/>
      <w:pPr>
        <w:ind w:left="1264" w:hanging="360"/>
      </w:pPr>
      <w:rPr>
        <w:rFonts w:hint="default"/>
      </w:rPr>
    </w:lvl>
    <w:lvl w:ilvl="1" w:tplc="1EC84BB4">
      <w:start w:val="1"/>
      <w:numFmt w:val="bullet"/>
      <w:lvlText w:val="o"/>
      <w:lvlJc w:val="left"/>
      <w:pPr>
        <w:ind w:left="1984" w:hanging="360"/>
      </w:pPr>
      <w:rPr>
        <w:rFonts w:ascii="Courier New" w:hAnsi="Courier New" w:cs="Courier New" w:hint="default"/>
      </w:rPr>
    </w:lvl>
    <w:lvl w:ilvl="2" w:tplc="CD88610A">
      <w:start w:val="1"/>
      <w:numFmt w:val="bullet"/>
      <w:lvlText w:val=""/>
      <w:lvlJc w:val="left"/>
      <w:pPr>
        <w:ind w:left="2704" w:hanging="360"/>
      </w:pPr>
      <w:rPr>
        <w:rFonts w:ascii="Wingdings" w:hAnsi="Wingdings" w:hint="default"/>
      </w:rPr>
    </w:lvl>
    <w:lvl w:ilvl="3" w:tplc="4E441C3E" w:tentative="1">
      <w:start w:val="1"/>
      <w:numFmt w:val="bullet"/>
      <w:lvlText w:val=""/>
      <w:lvlJc w:val="left"/>
      <w:pPr>
        <w:ind w:left="3424" w:hanging="360"/>
      </w:pPr>
      <w:rPr>
        <w:rFonts w:ascii="Symbol" w:hAnsi="Symbol" w:hint="default"/>
      </w:rPr>
    </w:lvl>
    <w:lvl w:ilvl="4" w:tplc="D91A3206" w:tentative="1">
      <w:start w:val="1"/>
      <w:numFmt w:val="bullet"/>
      <w:lvlText w:val="o"/>
      <w:lvlJc w:val="left"/>
      <w:pPr>
        <w:ind w:left="4144" w:hanging="360"/>
      </w:pPr>
      <w:rPr>
        <w:rFonts w:ascii="Courier New" w:hAnsi="Courier New" w:cs="Courier New" w:hint="default"/>
      </w:rPr>
    </w:lvl>
    <w:lvl w:ilvl="5" w:tplc="79F4EC60" w:tentative="1">
      <w:start w:val="1"/>
      <w:numFmt w:val="bullet"/>
      <w:lvlText w:val=""/>
      <w:lvlJc w:val="left"/>
      <w:pPr>
        <w:ind w:left="4864" w:hanging="360"/>
      </w:pPr>
      <w:rPr>
        <w:rFonts w:ascii="Wingdings" w:hAnsi="Wingdings" w:hint="default"/>
      </w:rPr>
    </w:lvl>
    <w:lvl w:ilvl="6" w:tplc="A46EAFE6" w:tentative="1">
      <w:start w:val="1"/>
      <w:numFmt w:val="bullet"/>
      <w:lvlText w:val=""/>
      <w:lvlJc w:val="left"/>
      <w:pPr>
        <w:ind w:left="5584" w:hanging="360"/>
      </w:pPr>
      <w:rPr>
        <w:rFonts w:ascii="Symbol" w:hAnsi="Symbol" w:hint="default"/>
      </w:rPr>
    </w:lvl>
    <w:lvl w:ilvl="7" w:tplc="82A095F8" w:tentative="1">
      <w:start w:val="1"/>
      <w:numFmt w:val="bullet"/>
      <w:lvlText w:val="o"/>
      <w:lvlJc w:val="left"/>
      <w:pPr>
        <w:ind w:left="6304" w:hanging="360"/>
      </w:pPr>
      <w:rPr>
        <w:rFonts w:ascii="Courier New" w:hAnsi="Courier New" w:cs="Courier New" w:hint="default"/>
      </w:rPr>
    </w:lvl>
    <w:lvl w:ilvl="8" w:tplc="F0603D1E" w:tentative="1">
      <w:start w:val="1"/>
      <w:numFmt w:val="bullet"/>
      <w:lvlText w:val=""/>
      <w:lvlJc w:val="left"/>
      <w:pPr>
        <w:ind w:left="7024" w:hanging="360"/>
      </w:pPr>
      <w:rPr>
        <w:rFonts w:ascii="Wingdings" w:hAnsi="Wingdings" w:hint="default"/>
      </w:rPr>
    </w:lvl>
  </w:abstractNum>
  <w:abstractNum w:abstractNumId="30" w15:restartNumberingAfterBreak="0">
    <w:nsid w:val="790C0488"/>
    <w:multiLevelType w:val="hybridMultilevel"/>
    <w:tmpl w:val="FBBABC80"/>
    <w:lvl w:ilvl="0" w:tplc="8A5A094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2" w15:restartNumberingAfterBreak="0">
    <w:nsid w:val="7DDB003B"/>
    <w:multiLevelType w:val="hybridMultilevel"/>
    <w:tmpl w:val="2AA2E252"/>
    <w:name w:val="5"/>
    <w:lvl w:ilvl="0" w:tplc="A1C0CF92">
      <w:start w:val="1"/>
      <w:numFmt w:val="bullet"/>
      <w:lvlText w:val=""/>
      <w:lvlJc w:val="left"/>
      <w:pPr>
        <w:ind w:left="1264" w:hanging="360"/>
      </w:pPr>
      <w:rPr>
        <w:rFonts w:ascii="Symbol" w:hAnsi="Symbol" w:hint="default"/>
      </w:rPr>
    </w:lvl>
    <w:lvl w:ilvl="1" w:tplc="D346A5B4" w:tentative="1">
      <w:start w:val="1"/>
      <w:numFmt w:val="bullet"/>
      <w:lvlText w:val="o"/>
      <w:lvlJc w:val="left"/>
      <w:pPr>
        <w:ind w:left="1984" w:hanging="360"/>
      </w:pPr>
      <w:rPr>
        <w:rFonts w:ascii="Courier New" w:hAnsi="Courier New" w:cs="Courier New" w:hint="default"/>
      </w:rPr>
    </w:lvl>
    <w:lvl w:ilvl="2" w:tplc="78CA54A8" w:tentative="1">
      <w:start w:val="1"/>
      <w:numFmt w:val="bullet"/>
      <w:lvlText w:val=""/>
      <w:lvlJc w:val="left"/>
      <w:pPr>
        <w:ind w:left="2704" w:hanging="360"/>
      </w:pPr>
      <w:rPr>
        <w:rFonts w:ascii="Wingdings" w:hAnsi="Wingdings" w:hint="default"/>
      </w:rPr>
    </w:lvl>
    <w:lvl w:ilvl="3" w:tplc="4C9A1256" w:tentative="1">
      <w:start w:val="1"/>
      <w:numFmt w:val="bullet"/>
      <w:lvlText w:val=""/>
      <w:lvlJc w:val="left"/>
      <w:pPr>
        <w:ind w:left="3424" w:hanging="360"/>
      </w:pPr>
      <w:rPr>
        <w:rFonts w:ascii="Symbol" w:hAnsi="Symbol" w:hint="default"/>
      </w:rPr>
    </w:lvl>
    <w:lvl w:ilvl="4" w:tplc="CACC8E8A" w:tentative="1">
      <w:start w:val="1"/>
      <w:numFmt w:val="bullet"/>
      <w:lvlText w:val="o"/>
      <w:lvlJc w:val="left"/>
      <w:pPr>
        <w:ind w:left="4144" w:hanging="360"/>
      </w:pPr>
      <w:rPr>
        <w:rFonts w:ascii="Courier New" w:hAnsi="Courier New" w:cs="Courier New" w:hint="default"/>
      </w:rPr>
    </w:lvl>
    <w:lvl w:ilvl="5" w:tplc="C374F440" w:tentative="1">
      <w:start w:val="1"/>
      <w:numFmt w:val="bullet"/>
      <w:lvlText w:val=""/>
      <w:lvlJc w:val="left"/>
      <w:pPr>
        <w:ind w:left="4864" w:hanging="360"/>
      </w:pPr>
      <w:rPr>
        <w:rFonts w:ascii="Wingdings" w:hAnsi="Wingdings" w:hint="default"/>
      </w:rPr>
    </w:lvl>
    <w:lvl w:ilvl="6" w:tplc="CEC279F8" w:tentative="1">
      <w:start w:val="1"/>
      <w:numFmt w:val="bullet"/>
      <w:lvlText w:val=""/>
      <w:lvlJc w:val="left"/>
      <w:pPr>
        <w:ind w:left="5584" w:hanging="360"/>
      </w:pPr>
      <w:rPr>
        <w:rFonts w:ascii="Symbol" w:hAnsi="Symbol" w:hint="default"/>
      </w:rPr>
    </w:lvl>
    <w:lvl w:ilvl="7" w:tplc="9CB08048" w:tentative="1">
      <w:start w:val="1"/>
      <w:numFmt w:val="bullet"/>
      <w:lvlText w:val="o"/>
      <w:lvlJc w:val="left"/>
      <w:pPr>
        <w:ind w:left="6304" w:hanging="360"/>
      </w:pPr>
      <w:rPr>
        <w:rFonts w:ascii="Courier New" w:hAnsi="Courier New" w:cs="Courier New" w:hint="default"/>
      </w:rPr>
    </w:lvl>
    <w:lvl w:ilvl="8" w:tplc="BA2257D6" w:tentative="1">
      <w:start w:val="1"/>
      <w:numFmt w:val="bullet"/>
      <w:lvlText w:val=""/>
      <w:lvlJc w:val="left"/>
      <w:pPr>
        <w:ind w:left="7024" w:hanging="360"/>
      </w:pPr>
      <w:rPr>
        <w:rFonts w:ascii="Wingdings" w:hAnsi="Wingdings" w:hint="default"/>
      </w:rPr>
    </w:lvl>
  </w:abstractNum>
  <w:abstractNum w:abstractNumId="33" w15:restartNumberingAfterBreak="0">
    <w:nsid w:val="7F275C3E"/>
    <w:multiLevelType w:val="hybridMultilevel"/>
    <w:tmpl w:val="D4C06652"/>
    <w:lvl w:ilvl="0" w:tplc="3312B8CA">
      <w:start w:val="3"/>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1"/>
  </w:num>
  <w:num w:numId="3">
    <w:abstractNumId w:val="20"/>
  </w:num>
  <w:num w:numId="4">
    <w:abstractNumId w:val="9"/>
  </w:num>
  <w:num w:numId="5">
    <w:abstractNumId w:val="14"/>
  </w:num>
  <w:num w:numId="6">
    <w:abstractNumId w:val="27"/>
  </w:num>
  <w:num w:numId="7">
    <w:abstractNumId w:val="0"/>
  </w:num>
  <w:num w:numId="8">
    <w:abstractNumId w:val="5"/>
  </w:num>
  <w:num w:numId="9">
    <w:abstractNumId w:val="18"/>
  </w:num>
  <w:num w:numId="10">
    <w:abstractNumId w:val="10"/>
  </w:num>
  <w:num w:numId="11">
    <w:abstractNumId w:val="23"/>
  </w:num>
  <w:num w:numId="12">
    <w:abstractNumId w:val="21"/>
  </w:num>
  <w:num w:numId="13">
    <w:abstractNumId w:val="15"/>
  </w:num>
  <w:num w:numId="14">
    <w:abstractNumId w:val="33"/>
  </w:num>
  <w:num w:numId="15">
    <w:abstractNumId w:val="19"/>
  </w:num>
  <w:num w:numId="16">
    <w:abstractNumId w:val="17"/>
  </w:num>
  <w:num w:numId="17">
    <w:abstractNumId w:val="13"/>
  </w:num>
  <w:num w:numId="18">
    <w:abstractNumId w:val="30"/>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en Viet Thai 20153356">
    <w15:presenceInfo w15:providerId="AD" w15:userId="S::thai.nv153356@sis.hust.edu.vn::9ca09965-b3be-4245-8a1c-094669755e45"/>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oNotHyphenateCaps/>
  <w:drawingGridHorizontalSpacing w:val="105"/>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5BEF"/>
    <w:rsid w:val="0000127A"/>
    <w:rsid w:val="000014D3"/>
    <w:rsid w:val="00003219"/>
    <w:rsid w:val="000037AF"/>
    <w:rsid w:val="00003B06"/>
    <w:rsid w:val="00003DE2"/>
    <w:rsid w:val="00004077"/>
    <w:rsid w:val="0000489F"/>
    <w:rsid w:val="00004A36"/>
    <w:rsid w:val="00004D73"/>
    <w:rsid w:val="00005B8C"/>
    <w:rsid w:val="00005C75"/>
    <w:rsid w:val="00005E5B"/>
    <w:rsid w:val="000065B1"/>
    <w:rsid w:val="000075E3"/>
    <w:rsid w:val="00007CDA"/>
    <w:rsid w:val="00007F8F"/>
    <w:rsid w:val="0001032F"/>
    <w:rsid w:val="00010CBF"/>
    <w:rsid w:val="000127A5"/>
    <w:rsid w:val="000128BB"/>
    <w:rsid w:val="000130D7"/>
    <w:rsid w:val="00013C0F"/>
    <w:rsid w:val="00013DB2"/>
    <w:rsid w:val="00014474"/>
    <w:rsid w:val="000144E7"/>
    <w:rsid w:val="000146B2"/>
    <w:rsid w:val="000147C2"/>
    <w:rsid w:val="00015242"/>
    <w:rsid w:val="00015695"/>
    <w:rsid w:val="0001657B"/>
    <w:rsid w:val="00016E23"/>
    <w:rsid w:val="000171CB"/>
    <w:rsid w:val="0001786A"/>
    <w:rsid w:val="000210AE"/>
    <w:rsid w:val="000217A0"/>
    <w:rsid w:val="00022301"/>
    <w:rsid w:val="00023167"/>
    <w:rsid w:val="000235C8"/>
    <w:rsid w:val="00023CD1"/>
    <w:rsid w:val="00025423"/>
    <w:rsid w:val="0002559F"/>
    <w:rsid w:val="00025D6E"/>
    <w:rsid w:val="000268E8"/>
    <w:rsid w:val="0002784E"/>
    <w:rsid w:val="00027967"/>
    <w:rsid w:val="00027B32"/>
    <w:rsid w:val="00030298"/>
    <w:rsid w:val="000309DD"/>
    <w:rsid w:val="000319DA"/>
    <w:rsid w:val="0003224C"/>
    <w:rsid w:val="000326C1"/>
    <w:rsid w:val="000343FD"/>
    <w:rsid w:val="0003496D"/>
    <w:rsid w:val="00034A2B"/>
    <w:rsid w:val="00035233"/>
    <w:rsid w:val="000352F1"/>
    <w:rsid w:val="0003593F"/>
    <w:rsid w:val="00035A4C"/>
    <w:rsid w:val="00035B7F"/>
    <w:rsid w:val="00035F8C"/>
    <w:rsid w:val="000365C9"/>
    <w:rsid w:val="00036A2B"/>
    <w:rsid w:val="00036A89"/>
    <w:rsid w:val="00036D6A"/>
    <w:rsid w:val="00036E68"/>
    <w:rsid w:val="00036F18"/>
    <w:rsid w:val="000370DB"/>
    <w:rsid w:val="00037C02"/>
    <w:rsid w:val="00037CF4"/>
    <w:rsid w:val="00037E14"/>
    <w:rsid w:val="000401FB"/>
    <w:rsid w:val="000408B3"/>
    <w:rsid w:val="00040CA4"/>
    <w:rsid w:val="0004118F"/>
    <w:rsid w:val="000411D5"/>
    <w:rsid w:val="00041301"/>
    <w:rsid w:val="000413C7"/>
    <w:rsid w:val="0004168C"/>
    <w:rsid w:val="00041CEF"/>
    <w:rsid w:val="00042136"/>
    <w:rsid w:val="0004228C"/>
    <w:rsid w:val="000429B5"/>
    <w:rsid w:val="00042EB0"/>
    <w:rsid w:val="000436D8"/>
    <w:rsid w:val="00043AE7"/>
    <w:rsid w:val="000440DB"/>
    <w:rsid w:val="00044C23"/>
    <w:rsid w:val="0004618D"/>
    <w:rsid w:val="00046332"/>
    <w:rsid w:val="00046457"/>
    <w:rsid w:val="00046468"/>
    <w:rsid w:val="00046D8A"/>
    <w:rsid w:val="000473B3"/>
    <w:rsid w:val="00047C50"/>
    <w:rsid w:val="000503BC"/>
    <w:rsid w:val="0005150D"/>
    <w:rsid w:val="00051717"/>
    <w:rsid w:val="00051D4C"/>
    <w:rsid w:val="00051DE7"/>
    <w:rsid w:val="00052BDC"/>
    <w:rsid w:val="000535A4"/>
    <w:rsid w:val="00053DC9"/>
    <w:rsid w:val="00053FD7"/>
    <w:rsid w:val="0005450D"/>
    <w:rsid w:val="000547D4"/>
    <w:rsid w:val="000550D1"/>
    <w:rsid w:val="0005591E"/>
    <w:rsid w:val="00055ED1"/>
    <w:rsid w:val="000561DE"/>
    <w:rsid w:val="0005628F"/>
    <w:rsid w:val="000573AA"/>
    <w:rsid w:val="000574BE"/>
    <w:rsid w:val="000576C2"/>
    <w:rsid w:val="00060D05"/>
    <w:rsid w:val="000616DC"/>
    <w:rsid w:val="00061BF3"/>
    <w:rsid w:val="00062421"/>
    <w:rsid w:val="00062C21"/>
    <w:rsid w:val="00062FFB"/>
    <w:rsid w:val="0006302C"/>
    <w:rsid w:val="00063A65"/>
    <w:rsid w:val="00063C0B"/>
    <w:rsid w:val="00064582"/>
    <w:rsid w:val="000650BC"/>
    <w:rsid w:val="00065827"/>
    <w:rsid w:val="00066012"/>
    <w:rsid w:val="000664F9"/>
    <w:rsid w:val="00066815"/>
    <w:rsid w:val="0006706A"/>
    <w:rsid w:val="00067588"/>
    <w:rsid w:val="00067891"/>
    <w:rsid w:val="00067CE5"/>
    <w:rsid w:val="0007043B"/>
    <w:rsid w:val="00070C2D"/>
    <w:rsid w:val="00070CC9"/>
    <w:rsid w:val="000713EE"/>
    <w:rsid w:val="00071502"/>
    <w:rsid w:val="00071514"/>
    <w:rsid w:val="00072178"/>
    <w:rsid w:val="00072614"/>
    <w:rsid w:val="000729DF"/>
    <w:rsid w:val="000732ED"/>
    <w:rsid w:val="0007347A"/>
    <w:rsid w:val="00073885"/>
    <w:rsid w:val="000740F1"/>
    <w:rsid w:val="00074A51"/>
    <w:rsid w:val="00074EED"/>
    <w:rsid w:val="000758F3"/>
    <w:rsid w:val="000759BD"/>
    <w:rsid w:val="000762AD"/>
    <w:rsid w:val="000762B1"/>
    <w:rsid w:val="000763BC"/>
    <w:rsid w:val="00076A49"/>
    <w:rsid w:val="00076FCD"/>
    <w:rsid w:val="000772AF"/>
    <w:rsid w:val="0007742C"/>
    <w:rsid w:val="000809B8"/>
    <w:rsid w:val="00081427"/>
    <w:rsid w:val="00081E71"/>
    <w:rsid w:val="0008203A"/>
    <w:rsid w:val="000828C2"/>
    <w:rsid w:val="0008293A"/>
    <w:rsid w:val="000829E9"/>
    <w:rsid w:val="00082CCD"/>
    <w:rsid w:val="00084012"/>
    <w:rsid w:val="0008417F"/>
    <w:rsid w:val="000846F9"/>
    <w:rsid w:val="000847BD"/>
    <w:rsid w:val="0008510B"/>
    <w:rsid w:val="00085A4D"/>
    <w:rsid w:val="00085CA8"/>
    <w:rsid w:val="00085ECE"/>
    <w:rsid w:val="00086054"/>
    <w:rsid w:val="0008624A"/>
    <w:rsid w:val="000862CE"/>
    <w:rsid w:val="00086300"/>
    <w:rsid w:val="000865F9"/>
    <w:rsid w:val="000871E5"/>
    <w:rsid w:val="00087B13"/>
    <w:rsid w:val="00090A96"/>
    <w:rsid w:val="00090D21"/>
    <w:rsid w:val="00091CE5"/>
    <w:rsid w:val="00092606"/>
    <w:rsid w:val="00092C19"/>
    <w:rsid w:val="00093130"/>
    <w:rsid w:val="00093B3A"/>
    <w:rsid w:val="0009467E"/>
    <w:rsid w:val="00094CBA"/>
    <w:rsid w:val="00095211"/>
    <w:rsid w:val="00096735"/>
    <w:rsid w:val="00096C4E"/>
    <w:rsid w:val="00097502"/>
    <w:rsid w:val="00097888"/>
    <w:rsid w:val="000978E1"/>
    <w:rsid w:val="00097BB4"/>
    <w:rsid w:val="00097C86"/>
    <w:rsid w:val="000A0512"/>
    <w:rsid w:val="000A0691"/>
    <w:rsid w:val="000A15BC"/>
    <w:rsid w:val="000A1C90"/>
    <w:rsid w:val="000A1DD1"/>
    <w:rsid w:val="000A20E0"/>
    <w:rsid w:val="000A228F"/>
    <w:rsid w:val="000A2527"/>
    <w:rsid w:val="000A27F7"/>
    <w:rsid w:val="000A3687"/>
    <w:rsid w:val="000A3C30"/>
    <w:rsid w:val="000A3F7E"/>
    <w:rsid w:val="000A4593"/>
    <w:rsid w:val="000A558A"/>
    <w:rsid w:val="000A59CD"/>
    <w:rsid w:val="000A5BFF"/>
    <w:rsid w:val="000A650D"/>
    <w:rsid w:val="000A6722"/>
    <w:rsid w:val="000A686A"/>
    <w:rsid w:val="000A794C"/>
    <w:rsid w:val="000B11D9"/>
    <w:rsid w:val="000B210D"/>
    <w:rsid w:val="000B2251"/>
    <w:rsid w:val="000B2DB6"/>
    <w:rsid w:val="000B39D8"/>
    <w:rsid w:val="000B3FED"/>
    <w:rsid w:val="000B44D0"/>
    <w:rsid w:val="000B46E4"/>
    <w:rsid w:val="000B4B0A"/>
    <w:rsid w:val="000B5531"/>
    <w:rsid w:val="000B55C2"/>
    <w:rsid w:val="000B5E81"/>
    <w:rsid w:val="000B6ADA"/>
    <w:rsid w:val="000B7032"/>
    <w:rsid w:val="000B70FD"/>
    <w:rsid w:val="000B7AA1"/>
    <w:rsid w:val="000C11D7"/>
    <w:rsid w:val="000C13B0"/>
    <w:rsid w:val="000C16D5"/>
    <w:rsid w:val="000C17B9"/>
    <w:rsid w:val="000C20B5"/>
    <w:rsid w:val="000C2610"/>
    <w:rsid w:val="000C26D7"/>
    <w:rsid w:val="000C30EC"/>
    <w:rsid w:val="000C34DF"/>
    <w:rsid w:val="000C4441"/>
    <w:rsid w:val="000C483E"/>
    <w:rsid w:val="000C4AC2"/>
    <w:rsid w:val="000C591C"/>
    <w:rsid w:val="000C6422"/>
    <w:rsid w:val="000C662B"/>
    <w:rsid w:val="000C6849"/>
    <w:rsid w:val="000C69DB"/>
    <w:rsid w:val="000C6A16"/>
    <w:rsid w:val="000C6DE0"/>
    <w:rsid w:val="000C6E10"/>
    <w:rsid w:val="000C741B"/>
    <w:rsid w:val="000C76C5"/>
    <w:rsid w:val="000C79FA"/>
    <w:rsid w:val="000D0834"/>
    <w:rsid w:val="000D172D"/>
    <w:rsid w:val="000D18EE"/>
    <w:rsid w:val="000D1DB1"/>
    <w:rsid w:val="000D2078"/>
    <w:rsid w:val="000D21A8"/>
    <w:rsid w:val="000D2EB9"/>
    <w:rsid w:val="000D3C49"/>
    <w:rsid w:val="000D433E"/>
    <w:rsid w:val="000D4730"/>
    <w:rsid w:val="000D4F25"/>
    <w:rsid w:val="000D63A6"/>
    <w:rsid w:val="000D6648"/>
    <w:rsid w:val="000D67D2"/>
    <w:rsid w:val="000D6A81"/>
    <w:rsid w:val="000D6CAE"/>
    <w:rsid w:val="000D70A4"/>
    <w:rsid w:val="000D7761"/>
    <w:rsid w:val="000D78B3"/>
    <w:rsid w:val="000E048A"/>
    <w:rsid w:val="000E0612"/>
    <w:rsid w:val="000E0C0C"/>
    <w:rsid w:val="000E0F02"/>
    <w:rsid w:val="000E18F7"/>
    <w:rsid w:val="000E1B06"/>
    <w:rsid w:val="000E31E0"/>
    <w:rsid w:val="000E38C5"/>
    <w:rsid w:val="000E3A57"/>
    <w:rsid w:val="000E3B50"/>
    <w:rsid w:val="000E4514"/>
    <w:rsid w:val="000E4981"/>
    <w:rsid w:val="000E4A00"/>
    <w:rsid w:val="000E4F70"/>
    <w:rsid w:val="000E5842"/>
    <w:rsid w:val="000E5C63"/>
    <w:rsid w:val="000E5EA3"/>
    <w:rsid w:val="000E632B"/>
    <w:rsid w:val="000E7822"/>
    <w:rsid w:val="000F0962"/>
    <w:rsid w:val="000F3884"/>
    <w:rsid w:val="000F43DC"/>
    <w:rsid w:val="000F448C"/>
    <w:rsid w:val="000F475D"/>
    <w:rsid w:val="000F5925"/>
    <w:rsid w:val="000F5CFD"/>
    <w:rsid w:val="000F6A85"/>
    <w:rsid w:val="000F7EF0"/>
    <w:rsid w:val="00100C92"/>
    <w:rsid w:val="00101818"/>
    <w:rsid w:val="001022A4"/>
    <w:rsid w:val="001023DC"/>
    <w:rsid w:val="00102B1D"/>
    <w:rsid w:val="00103056"/>
    <w:rsid w:val="0010353C"/>
    <w:rsid w:val="0010413E"/>
    <w:rsid w:val="001050CF"/>
    <w:rsid w:val="00105763"/>
    <w:rsid w:val="001063AF"/>
    <w:rsid w:val="00106718"/>
    <w:rsid w:val="00106730"/>
    <w:rsid w:val="0010728F"/>
    <w:rsid w:val="00107B1C"/>
    <w:rsid w:val="00107CEA"/>
    <w:rsid w:val="00107E4D"/>
    <w:rsid w:val="00110A5B"/>
    <w:rsid w:val="0011101E"/>
    <w:rsid w:val="0011252A"/>
    <w:rsid w:val="001138F9"/>
    <w:rsid w:val="0011395B"/>
    <w:rsid w:val="001147D2"/>
    <w:rsid w:val="00114AD8"/>
    <w:rsid w:val="00114BE8"/>
    <w:rsid w:val="00114C3E"/>
    <w:rsid w:val="00114CAE"/>
    <w:rsid w:val="00116169"/>
    <w:rsid w:val="00116C9B"/>
    <w:rsid w:val="00116DF6"/>
    <w:rsid w:val="00117617"/>
    <w:rsid w:val="001179DD"/>
    <w:rsid w:val="00117A1C"/>
    <w:rsid w:val="00117D24"/>
    <w:rsid w:val="00117E73"/>
    <w:rsid w:val="001201CF"/>
    <w:rsid w:val="00120600"/>
    <w:rsid w:val="001208BE"/>
    <w:rsid w:val="0012176E"/>
    <w:rsid w:val="00122643"/>
    <w:rsid w:val="00122FD7"/>
    <w:rsid w:val="0012347B"/>
    <w:rsid w:val="00123B79"/>
    <w:rsid w:val="00124E71"/>
    <w:rsid w:val="00125540"/>
    <w:rsid w:val="00126B2D"/>
    <w:rsid w:val="0012703F"/>
    <w:rsid w:val="00131339"/>
    <w:rsid w:val="00131751"/>
    <w:rsid w:val="00131C8F"/>
    <w:rsid w:val="00132BBA"/>
    <w:rsid w:val="00133602"/>
    <w:rsid w:val="001345A4"/>
    <w:rsid w:val="0013467B"/>
    <w:rsid w:val="00134720"/>
    <w:rsid w:val="00134F72"/>
    <w:rsid w:val="0013548C"/>
    <w:rsid w:val="001358D1"/>
    <w:rsid w:val="001365F9"/>
    <w:rsid w:val="00137082"/>
    <w:rsid w:val="00140EC4"/>
    <w:rsid w:val="00141434"/>
    <w:rsid w:val="00141FF3"/>
    <w:rsid w:val="0014205E"/>
    <w:rsid w:val="0014227C"/>
    <w:rsid w:val="00142838"/>
    <w:rsid w:val="00142C56"/>
    <w:rsid w:val="00142F15"/>
    <w:rsid w:val="00142FFC"/>
    <w:rsid w:val="001433C1"/>
    <w:rsid w:val="00144595"/>
    <w:rsid w:val="00144AFD"/>
    <w:rsid w:val="00144B76"/>
    <w:rsid w:val="00145791"/>
    <w:rsid w:val="00145D5B"/>
    <w:rsid w:val="00146BF3"/>
    <w:rsid w:val="001478DE"/>
    <w:rsid w:val="00147909"/>
    <w:rsid w:val="00147CB3"/>
    <w:rsid w:val="001501DC"/>
    <w:rsid w:val="00150204"/>
    <w:rsid w:val="001502CA"/>
    <w:rsid w:val="001503D6"/>
    <w:rsid w:val="001505A2"/>
    <w:rsid w:val="00150838"/>
    <w:rsid w:val="00151572"/>
    <w:rsid w:val="00151AC1"/>
    <w:rsid w:val="001521DE"/>
    <w:rsid w:val="001536B5"/>
    <w:rsid w:val="0015391F"/>
    <w:rsid w:val="00153D84"/>
    <w:rsid w:val="001550AE"/>
    <w:rsid w:val="00155EE7"/>
    <w:rsid w:val="0015680A"/>
    <w:rsid w:val="00156B93"/>
    <w:rsid w:val="00157447"/>
    <w:rsid w:val="00157681"/>
    <w:rsid w:val="00157A10"/>
    <w:rsid w:val="00157DB0"/>
    <w:rsid w:val="0016059F"/>
    <w:rsid w:val="00160C2D"/>
    <w:rsid w:val="00160D12"/>
    <w:rsid w:val="00161067"/>
    <w:rsid w:val="001612E3"/>
    <w:rsid w:val="001614AE"/>
    <w:rsid w:val="0016155F"/>
    <w:rsid w:val="00161C1F"/>
    <w:rsid w:val="00161C49"/>
    <w:rsid w:val="00161D36"/>
    <w:rsid w:val="00161ED1"/>
    <w:rsid w:val="00162506"/>
    <w:rsid w:val="00162B16"/>
    <w:rsid w:val="00162BDE"/>
    <w:rsid w:val="00163BA4"/>
    <w:rsid w:val="00164463"/>
    <w:rsid w:val="0016484A"/>
    <w:rsid w:val="00165522"/>
    <w:rsid w:val="00165AF0"/>
    <w:rsid w:val="001661A3"/>
    <w:rsid w:val="00166C00"/>
    <w:rsid w:val="00166C36"/>
    <w:rsid w:val="00167454"/>
    <w:rsid w:val="00167CBC"/>
    <w:rsid w:val="00167FF1"/>
    <w:rsid w:val="001709E7"/>
    <w:rsid w:val="0017122C"/>
    <w:rsid w:val="0017139C"/>
    <w:rsid w:val="00171EBD"/>
    <w:rsid w:val="00171F84"/>
    <w:rsid w:val="00173195"/>
    <w:rsid w:val="0017350A"/>
    <w:rsid w:val="001735FE"/>
    <w:rsid w:val="00173627"/>
    <w:rsid w:val="00173984"/>
    <w:rsid w:val="00173E47"/>
    <w:rsid w:val="00174915"/>
    <w:rsid w:val="001749D7"/>
    <w:rsid w:val="00176240"/>
    <w:rsid w:val="001763D5"/>
    <w:rsid w:val="001769FD"/>
    <w:rsid w:val="00177220"/>
    <w:rsid w:val="0017758B"/>
    <w:rsid w:val="001775E9"/>
    <w:rsid w:val="00180D62"/>
    <w:rsid w:val="00180E63"/>
    <w:rsid w:val="0018119A"/>
    <w:rsid w:val="00181CFE"/>
    <w:rsid w:val="0018369C"/>
    <w:rsid w:val="00183E0C"/>
    <w:rsid w:val="0018469D"/>
    <w:rsid w:val="00185ADA"/>
    <w:rsid w:val="00186487"/>
    <w:rsid w:val="001864FB"/>
    <w:rsid w:val="00186972"/>
    <w:rsid w:val="00186BEE"/>
    <w:rsid w:val="00186E40"/>
    <w:rsid w:val="00186EC7"/>
    <w:rsid w:val="00187117"/>
    <w:rsid w:val="001871A0"/>
    <w:rsid w:val="00187516"/>
    <w:rsid w:val="001879F2"/>
    <w:rsid w:val="001901AA"/>
    <w:rsid w:val="001915A1"/>
    <w:rsid w:val="00193C31"/>
    <w:rsid w:val="001942E3"/>
    <w:rsid w:val="001944B9"/>
    <w:rsid w:val="0019476A"/>
    <w:rsid w:val="001951AE"/>
    <w:rsid w:val="001962D8"/>
    <w:rsid w:val="00196452"/>
    <w:rsid w:val="00196F8B"/>
    <w:rsid w:val="001A04EF"/>
    <w:rsid w:val="001A14EA"/>
    <w:rsid w:val="001A1CB1"/>
    <w:rsid w:val="001A1FC2"/>
    <w:rsid w:val="001A3818"/>
    <w:rsid w:val="001A3EB5"/>
    <w:rsid w:val="001A42F6"/>
    <w:rsid w:val="001A43F4"/>
    <w:rsid w:val="001A4517"/>
    <w:rsid w:val="001A4B3F"/>
    <w:rsid w:val="001A4DC3"/>
    <w:rsid w:val="001A4F31"/>
    <w:rsid w:val="001A5D77"/>
    <w:rsid w:val="001A5E46"/>
    <w:rsid w:val="001A6231"/>
    <w:rsid w:val="001A63AD"/>
    <w:rsid w:val="001A6561"/>
    <w:rsid w:val="001A7114"/>
    <w:rsid w:val="001A75DF"/>
    <w:rsid w:val="001A763B"/>
    <w:rsid w:val="001A7E83"/>
    <w:rsid w:val="001B0131"/>
    <w:rsid w:val="001B0F77"/>
    <w:rsid w:val="001B10FC"/>
    <w:rsid w:val="001B12A9"/>
    <w:rsid w:val="001B1B54"/>
    <w:rsid w:val="001B2464"/>
    <w:rsid w:val="001B270A"/>
    <w:rsid w:val="001B30AD"/>
    <w:rsid w:val="001B3721"/>
    <w:rsid w:val="001B55E0"/>
    <w:rsid w:val="001B63F2"/>
    <w:rsid w:val="001B6B98"/>
    <w:rsid w:val="001B72B2"/>
    <w:rsid w:val="001B747B"/>
    <w:rsid w:val="001B7F1A"/>
    <w:rsid w:val="001C2044"/>
    <w:rsid w:val="001C3505"/>
    <w:rsid w:val="001C36DC"/>
    <w:rsid w:val="001C45AE"/>
    <w:rsid w:val="001C479B"/>
    <w:rsid w:val="001C4871"/>
    <w:rsid w:val="001C5339"/>
    <w:rsid w:val="001C535F"/>
    <w:rsid w:val="001C5642"/>
    <w:rsid w:val="001C7714"/>
    <w:rsid w:val="001C7BA8"/>
    <w:rsid w:val="001D0423"/>
    <w:rsid w:val="001D0664"/>
    <w:rsid w:val="001D242D"/>
    <w:rsid w:val="001D2B01"/>
    <w:rsid w:val="001D2B9A"/>
    <w:rsid w:val="001D2FF3"/>
    <w:rsid w:val="001D31EB"/>
    <w:rsid w:val="001D3202"/>
    <w:rsid w:val="001D48B6"/>
    <w:rsid w:val="001D5006"/>
    <w:rsid w:val="001D54DB"/>
    <w:rsid w:val="001D61ED"/>
    <w:rsid w:val="001D67A2"/>
    <w:rsid w:val="001D687C"/>
    <w:rsid w:val="001D7108"/>
    <w:rsid w:val="001D78B4"/>
    <w:rsid w:val="001D7971"/>
    <w:rsid w:val="001D7B31"/>
    <w:rsid w:val="001D7B75"/>
    <w:rsid w:val="001E00A2"/>
    <w:rsid w:val="001E060C"/>
    <w:rsid w:val="001E086F"/>
    <w:rsid w:val="001E0B65"/>
    <w:rsid w:val="001E0DDB"/>
    <w:rsid w:val="001E1AE1"/>
    <w:rsid w:val="001E1B3A"/>
    <w:rsid w:val="001E1D0E"/>
    <w:rsid w:val="001E1F44"/>
    <w:rsid w:val="001E281E"/>
    <w:rsid w:val="001E2B65"/>
    <w:rsid w:val="001E2D0C"/>
    <w:rsid w:val="001E4081"/>
    <w:rsid w:val="001E4A34"/>
    <w:rsid w:val="001E4F94"/>
    <w:rsid w:val="001E6094"/>
    <w:rsid w:val="001E6344"/>
    <w:rsid w:val="001E7812"/>
    <w:rsid w:val="001E787F"/>
    <w:rsid w:val="001F0650"/>
    <w:rsid w:val="001F09BA"/>
    <w:rsid w:val="001F0BA7"/>
    <w:rsid w:val="001F12A0"/>
    <w:rsid w:val="001F1627"/>
    <w:rsid w:val="001F16FB"/>
    <w:rsid w:val="001F178C"/>
    <w:rsid w:val="001F20F1"/>
    <w:rsid w:val="001F22B4"/>
    <w:rsid w:val="001F266A"/>
    <w:rsid w:val="001F3064"/>
    <w:rsid w:val="001F3373"/>
    <w:rsid w:val="001F37C0"/>
    <w:rsid w:val="001F3D59"/>
    <w:rsid w:val="001F3E80"/>
    <w:rsid w:val="001F41A8"/>
    <w:rsid w:val="001F4C2F"/>
    <w:rsid w:val="001F4F40"/>
    <w:rsid w:val="001F504D"/>
    <w:rsid w:val="001F5484"/>
    <w:rsid w:val="001F58AD"/>
    <w:rsid w:val="001F5C46"/>
    <w:rsid w:val="001F6890"/>
    <w:rsid w:val="001F6D43"/>
    <w:rsid w:val="001F6FD7"/>
    <w:rsid w:val="001F73BC"/>
    <w:rsid w:val="002002DA"/>
    <w:rsid w:val="00200374"/>
    <w:rsid w:val="002006F4"/>
    <w:rsid w:val="00200785"/>
    <w:rsid w:val="002009AF"/>
    <w:rsid w:val="00201745"/>
    <w:rsid w:val="002024E3"/>
    <w:rsid w:val="0020285B"/>
    <w:rsid w:val="0020289A"/>
    <w:rsid w:val="00203F6D"/>
    <w:rsid w:val="00204139"/>
    <w:rsid w:val="002042EF"/>
    <w:rsid w:val="00204D6D"/>
    <w:rsid w:val="0020502F"/>
    <w:rsid w:val="00205A36"/>
    <w:rsid w:val="00205A56"/>
    <w:rsid w:val="0020642E"/>
    <w:rsid w:val="002071C7"/>
    <w:rsid w:val="00210197"/>
    <w:rsid w:val="00210C36"/>
    <w:rsid w:val="002124A2"/>
    <w:rsid w:val="0021323A"/>
    <w:rsid w:val="00213745"/>
    <w:rsid w:val="00213CA7"/>
    <w:rsid w:val="00214A7E"/>
    <w:rsid w:val="00214F9A"/>
    <w:rsid w:val="002154F2"/>
    <w:rsid w:val="0021597C"/>
    <w:rsid w:val="00215B78"/>
    <w:rsid w:val="00215B93"/>
    <w:rsid w:val="00215D47"/>
    <w:rsid w:val="002162B6"/>
    <w:rsid w:val="00216F05"/>
    <w:rsid w:val="00221044"/>
    <w:rsid w:val="002212E4"/>
    <w:rsid w:val="0022136A"/>
    <w:rsid w:val="00221414"/>
    <w:rsid w:val="0022141E"/>
    <w:rsid w:val="002220B0"/>
    <w:rsid w:val="0022238C"/>
    <w:rsid w:val="00222417"/>
    <w:rsid w:val="00222471"/>
    <w:rsid w:val="00222B72"/>
    <w:rsid w:val="00223D7D"/>
    <w:rsid w:val="00223E07"/>
    <w:rsid w:val="00224F85"/>
    <w:rsid w:val="0022500E"/>
    <w:rsid w:val="00225839"/>
    <w:rsid w:val="002258EB"/>
    <w:rsid w:val="00225A9D"/>
    <w:rsid w:val="00226AF0"/>
    <w:rsid w:val="00227315"/>
    <w:rsid w:val="0022751F"/>
    <w:rsid w:val="00227656"/>
    <w:rsid w:val="00230AA0"/>
    <w:rsid w:val="00230F2C"/>
    <w:rsid w:val="0023140C"/>
    <w:rsid w:val="0023157C"/>
    <w:rsid w:val="002319D1"/>
    <w:rsid w:val="002321EA"/>
    <w:rsid w:val="00232264"/>
    <w:rsid w:val="002330AF"/>
    <w:rsid w:val="002330FC"/>
    <w:rsid w:val="002345C0"/>
    <w:rsid w:val="0023484E"/>
    <w:rsid w:val="00234A58"/>
    <w:rsid w:val="00234AA7"/>
    <w:rsid w:val="00234CC9"/>
    <w:rsid w:val="0023542F"/>
    <w:rsid w:val="00235ACD"/>
    <w:rsid w:val="002360FA"/>
    <w:rsid w:val="00236C81"/>
    <w:rsid w:val="002372BC"/>
    <w:rsid w:val="0023747D"/>
    <w:rsid w:val="0023763A"/>
    <w:rsid w:val="002379F8"/>
    <w:rsid w:val="002402ED"/>
    <w:rsid w:val="0024058F"/>
    <w:rsid w:val="002416D8"/>
    <w:rsid w:val="0024299B"/>
    <w:rsid w:val="00242D8A"/>
    <w:rsid w:val="00243A8C"/>
    <w:rsid w:val="002443C3"/>
    <w:rsid w:val="00244C85"/>
    <w:rsid w:val="00244FAF"/>
    <w:rsid w:val="0024552A"/>
    <w:rsid w:val="00245659"/>
    <w:rsid w:val="002457C0"/>
    <w:rsid w:val="0024756B"/>
    <w:rsid w:val="00247C39"/>
    <w:rsid w:val="00250132"/>
    <w:rsid w:val="002502DA"/>
    <w:rsid w:val="0025052A"/>
    <w:rsid w:val="0025089B"/>
    <w:rsid w:val="00250987"/>
    <w:rsid w:val="00250A02"/>
    <w:rsid w:val="00251151"/>
    <w:rsid w:val="002517EF"/>
    <w:rsid w:val="00255674"/>
    <w:rsid w:val="00255AC8"/>
    <w:rsid w:val="00255F5D"/>
    <w:rsid w:val="00255FAA"/>
    <w:rsid w:val="00256A72"/>
    <w:rsid w:val="00256B20"/>
    <w:rsid w:val="0025741D"/>
    <w:rsid w:val="00257A24"/>
    <w:rsid w:val="00257A76"/>
    <w:rsid w:val="00257E50"/>
    <w:rsid w:val="002606D0"/>
    <w:rsid w:val="002606EB"/>
    <w:rsid w:val="00260705"/>
    <w:rsid w:val="00260848"/>
    <w:rsid w:val="0026106F"/>
    <w:rsid w:val="00261699"/>
    <w:rsid w:val="00262C7E"/>
    <w:rsid w:val="00262D52"/>
    <w:rsid w:val="002636A7"/>
    <w:rsid w:val="002636D5"/>
    <w:rsid w:val="00263F04"/>
    <w:rsid w:val="00264164"/>
    <w:rsid w:val="00264511"/>
    <w:rsid w:val="00264547"/>
    <w:rsid w:val="00264F48"/>
    <w:rsid w:val="00265009"/>
    <w:rsid w:val="0026541A"/>
    <w:rsid w:val="0026574F"/>
    <w:rsid w:val="00266088"/>
    <w:rsid w:val="00266809"/>
    <w:rsid w:val="00267119"/>
    <w:rsid w:val="0026749C"/>
    <w:rsid w:val="00267A17"/>
    <w:rsid w:val="00267FBE"/>
    <w:rsid w:val="002705CA"/>
    <w:rsid w:val="0027076D"/>
    <w:rsid w:val="00270D92"/>
    <w:rsid w:val="00270DBE"/>
    <w:rsid w:val="0027238A"/>
    <w:rsid w:val="0027389F"/>
    <w:rsid w:val="0027479D"/>
    <w:rsid w:val="0027499A"/>
    <w:rsid w:val="002749B5"/>
    <w:rsid w:val="002752F1"/>
    <w:rsid w:val="0027555E"/>
    <w:rsid w:val="00275930"/>
    <w:rsid w:val="00275EF1"/>
    <w:rsid w:val="0027604C"/>
    <w:rsid w:val="002766EC"/>
    <w:rsid w:val="00276EFA"/>
    <w:rsid w:val="0027781F"/>
    <w:rsid w:val="00277BD4"/>
    <w:rsid w:val="00277C69"/>
    <w:rsid w:val="0028008B"/>
    <w:rsid w:val="00280561"/>
    <w:rsid w:val="00280811"/>
    <w:rsid w:val="00280B24"/>
    <w:rsid w:val="002810E6"/>
    <w:rsid w:val="002812B8"/>
    <w:rsid w:val="00281343"/>
    <w:rsid w:val="00281D68"/>
    <w:rsid w:val="00281D77"/>
    <w:rsid w:val="002820BC"/>
    <w:rsid w:val="0028398B"/>
    <w:rsid w:val="00283A65"/>
    <w:rsid w:val="00283A71"/>
    <w:rsid w:val="00283BD2"/>
    <w:rsid w:val="00284789"/>
    <w:rsid w:val="00284821"/>
    <w:rsid w:val="0028484A"/>
    <w:rsid w:val="00284B76"/>
    <w:rsid w:val="0028578F"/>
    <w:rsid w:val="002858BC"/>
    <w:rsid w:val="00285CEE"/>
    <w:rsid w:val="00286953"/>
    <w:rsid w:val="0028695B"/>
    <w:rsid w:val="0028743D"/>
    <w:rsid w:val="002879D1"/>
    <w:rsid w:val="0029103F"/>
    <w:rsid w:val="00291072"/>
    <w:rsid w:val="00292BD4"/>
    <w:rsid w:val="00293797"/>
    <w:rsid w:val="00293FF7"/>
    <w:rsid w:val="00294BA4"/>
    <w:rsid w:val="002952BF"/>
    <w:rsid w:val="0029538D"/>
    <w:rsid w:val="00295482"/>
    <w:rsid w:val="00296220"/>
    <w:rsid w:val="00297552"/>
    <w:rsid w:val="0029757E"/>
    <w:rsid w:val="00297A0D"/>
    <w:rsid w:val="00297A73"/>
    <w:rsid w:val="00297ACA"/>
    <w:rsid w:val="00297AE6"/>
    <w:rsid w:val="002A0ED9"/>
    <w:rsid w:val="002A100E"/>
    <w:rsid w:val="002A13D7"/>
    <w:rsid w:val="002A145C"/>
    <w:rsid w:val="002A213D"/>
    <w:rsid w:val="002A2885"/>
    <w:rsid w:val="002A4AFA"/>
    <w:rsid w:val="002A4F45"/>
    <w:rsid w:val="002A7081"/>
    <w:rsid w:val="002A785B"/>
    <w:rsid w:val="002A7C62"/>
    <w:rsid w:val="002B0084"/>
    <w:rsid w:val="002B0299"/>
    <w:rsid w:val="002B0576"/>
    <w:rsid w:val="002B11D7"/>
    <w:rsid w:val="002B1A72"/>
    <w:rsid w:val="002B1D84"/>
    <w:rsid w:val="002B1F8F"/>
    <w:rsid w:val="002B208C"/>
    <w:rsid w:val="002B25CA"/>
    <w:rsid w:val="002B2C17"/>
    <w:rsid w:val="002B43B9"/>
    <w:rsid w:val="002B4A3A"/>
    <w:rsid w:val="002B4C6F"/>
    <w:rsid w:val="002B574D"/>
    <w:rsid w:val="002B5DD0"/>
    <w:rsid w:val="002B609F"/>
    <w:rsid w:val="002B6F61"/>
    <w:rsid w:val="002B7336"/>
    <w:rsid w:val="002B7A34"/>
    <w:rsid w:val="002B7AF2"/>
    <w:rsid w:val="002B7E48"/>
    <w:rsid w:val="002C003B"/>
    <w:rsid w:val="002C004E"/>
    <w:rsid w:val="002C03D4"/>
    <w:rsid w:val="002C1272"/>
    <w:rsid w:val="002C1986"/>
    <w:rsid w:val="002C2293"/>
    <w:rsid w:val="002C2389"/>
    <w:rsid w:val="002C2D60"/>
    <w:rsid w:val="002C31EB"/>
    <w:rsid w:val="002C371D"/>
    <w:rsid w:val="002C3E05"/>
    <w:rsid w:val="002C3F06"/>
    <w:rsid w:val="002C4D0C"/>
    <w:rsid w:val="002C4D1B"/>
    <w:rsid w:val="002C6204"/>
    <w:rsid w:val="002C6552"/>
    <w:rsid w:val="002C6A7A"/>
    <w:rsid w:val="002D0296"/>
    <w:rsid w:val="002D0337"/>
    <w:rsid w:val="002D0564"/>
    <w:rsid w:val="002D0637"/>
    <w:rsid w:val="002D0D26"/>
    <w:rsid w:val="002D18D8"/>
    <w:rsid w:val="002D1B80"/>
    <w:rsid w:val="002D1CD5"/>
    <w:rsid w:val="002D1FEF"/>
    <w:rsid w:val="002D214F"/>
    <w:rsid w:val="002D4C32"/>
    <w:rsid w:val="002D4C3E"/>
    <w:rsid w:val="002D5373"/>
    <w:rsid w:val="002D5410"/>
    <w:rsid w:val="002D5E8B"/>
    <w:rsid w:val="002D6865"/>
    <w:rsid w:val="002D6905"/>
    <w:rsid w:val="002D7191"/>
    <w:rsid w:val="002D7350"/>
    <w:rsid w:val="002D7606"/>
    <w:rsid w:val="002E0166"/>
    <w:rsid w:val="002E04BC"/>
    <w:rsid w:val="002E08D5"/>
    <w:rsid w:val="002E0B96"/>
    <w:rsid w:val="002E10A9"/>
    <w:rsid w:val="002E1195"/>
    <w:rsid w:val="002E162C"/>
    <w:rsid w:val="002E2A2B"/>
    <w:rsid w:val="002E2AEB"/>
    <w:rsid w:val="002E35F7"/>
    <w:rsid w:val="002E3B2B"/>
    <w:rsid w:val="002E3C56"/>
    <w:rsid w:val="002E4234"/>
    <w:rsid w:val="002E4C9B"/>
    <w:rsid w:val="002E4E77"/>
    <w:rsid w:val="002E5314"/>
    <w:rsid w:val="002E69A3"/>
    <w:rsid w:val="002E7024"/>
    <w:rsid w:val="002E768B"/>
    <w:rsid w:val="002F0C9B"/>
    <w:rsid w:val="002F104F"/>
    <w:rsid w:val="002F139D"/>
    <w:rsid w:val="002F1557"/>
    <w:rsid w:val="002F18F1"/>
    <w:rsid w:val="002F1FAF"/>
    <w:rsid w:val="002F274C"/>
    <w:rsid w:val="002F2BF4"/>
    <w:rsid w:val="002F31C0"/>
    <w:rsid w:val="002F37FC"/>
    <w:rsid w:val="002F3806"/>
    <w:rsid w:val="002F41CC"/>
    <w:rsid w:val="002F42C1"/>
    <w:rsid w:val="002F4943"/>
    <w:rsid w:val="002F55E0"/>
    <w:rsid w:val="002F5A44"/>
    <w:rsid w:val="002F5EE7"/>
    <w:rsid w:val="002F64C4"/>
    <w:rsid w:val="002F65CE"/>
    <w:rsid w:val="002F6FF9"/>
    <w:rsid w:val="002F7293"/>
    <w:rsid w:val="002F7C26"/>
    <w:rsid w:val="002F7F61"/>
    <w:rsid w:val="0030034F"/>
    <w:rsid w:val="0030364A"/>
    <w:rsid w:val="00303AE0"/>
    <w:rsid w:val="00304458"/>
    <w:rsid w:val="003048F0"/>
    <w:rsid w:val="00304977"/>
    <w:rsid w:val="0030504A"/>
    <w:rsid w:val="003050CB"/>
    <w:rsid w:val="00305D7A"/>
    <w:rsid w:val="003068E1"/>
    <w:rsid w:val="00306AD6"/>
    <w:rsid w:val="00306D97"/>
    <w:rsid w:val="00307264"/>
    <w:rsid w:val="00307DA3"/>
    <w:rsid w:val="00310E28"/>
    <w:rsid w:val="0031107A"/>
    <w:rsid w:val="00311403"/>
    <w:rsid w:val="003119FA"/>
    <w:rsid w:val="00311CC8"/>
    <w:rsid w:val="0031290E"/>
    <w:rsid w:val="00313129"/>
    <w:rsid w:val="00313231"/>
    <w:rsid w:val="00313881"/>
    <w:rsid w:val="003138F7"/>
    <w:rsid w:val="00315516"/>
    <w:rsid w:val="003155F1"/>
    <w:rsid w:val="00315952"/>
    <w:rsid w:val="003159F7"/>
    <w:rsid w:val="00315E74"/>
    <w:rsid w:val="00316106"/>
    <w:rsid w:val="00316CB2"/>
    <w:rsid w:val="0031736D"/>
    <w:rsid w:val="0032096E"/>
    <w:rsid w:val="0032161F"/>
    <w:rsid w:val="00321AD6"/>
    <w:rsid w:val="00321B4E"/>
    <w:rsid w:val="00321C64"/>
    <w:rsid w:val="0032250A"/>
    <w:rsid w:val="0032297F"/>
    <w:rsid w:val="00322D99"/>
    <w:rsid w:val="003233DD"/>
    <w:rsid w:val="00323801"/>
    <w:rsid w:val="00323B6F"/>
    <w:rsid w:val="00323F6D"/>
    <w:rsid w:val="003241D9"/>
    <w:rsid w:val="0032421D"/>
    <w:rsid w:val="00324842"/>
    <w:rsid w:val="00324BC7"/>
    <w:rsid w:val="00326186"/>
    <w:rsid w:val="0032678B"/>
    <w:rsid w:val="00327542"/>
    <w:rsid w:val="00330519"/>
    <w:rsid w:val="003314C4"/>
    <w:rsid w:val="003316AB"/>
    <w:rsid w:val="00332323"/>
    <w:rsid w:val="00332BEF"/>
    <w:rsid w:val="00333F1D"/>
    <w:rsid w:val="0033448B"/>
    <w:rsid w:val="00334B0B"/>
    <w:rsid w:val="00334EA3"/>
    <w:rsid w:val="0033537D"/>
    <w:rsid w:val="0033564A"/>
    <w:rsid w:val="00335A84"/>
    <w:rsid w:val="00335E07"/>
    <w:rsid w:val="003365B6"/>
    <w:rsid w:val="00337187"/>
    <w:rsid w:val="0034074D"/>
    <w:rsid w:val="0034084E"/>
    <w:rsid w:val="00341095"/>
    <w:rsid w:val="00341CA3"/>
    <w:rsid w:val="00342F63"/>
    <w:rsid w:val="003432AB"/>
    <w:rsid w:val="0034492C"/>
    <w:rsid w:val="00344F28"/>
    <w:rsid w:val="00344FB8"/>
    <w:rsid w:val="00345621"/>
    <w:rsid w:val="003458E5"/>
    <w:rsid w:val="00345979"/>
    <w:rsid w:val="00345F82"/>
    <w:rsid w:val="00345FAB"/>
    <w:rsid w:val="00346625"/>
    <w:rsid w:val="0034688D"/>
    <w:rsid w:val="003506D3"/>
    <w:rsid w:val="00350929"/>
    <w:rsid w:val="00351340"/>
    <w:rsid w:val="00352559"/>
    <w:rsid w:val="003539E9"/>
    <w:rsid w:val="00353FCE"/>
    <w:rsid w:val="00354C70"/>
    <w:rsid w:val="00355506"/>
    <w:rsid w:val="00355D46"/>
    <w:rsid w:val="00356533"/>
    <w:rsid w:val="00356DB9"/>
    <w:rsid w:val="0035766F"/>
    <w:rsid w:val="003576FB"/>
    <w:rsid w:val="003601AB"/>
    <w:rsid w:val="00360D5C"/>
    <w:rsid w:val="0036200E"/>
    <w:rsid w:val="00362203"/>
    <w:rsid w:val="003625C4"/>
    <w:rsid w:val="003627CD"/>
    <w:rsid w:val="00362BD9"/>
    <w:rsid w:val="00362C08"/>
    <w:rsid w:val="003639BF"/>
    <w:rsid w:val="00363CCC"/>
    <w:rsid w:val="00364A40"/>
    <w:rsid w:val="00364E65"/>
    <w:rsid w:val="00365398"/>
    <w:rsid w:val="003663F8"/>
    <w:rsid w:val="00366513"/>
    <w:rsid w:val="0036698C"/>
    <w:rsid w:val="00366B01"/>
    <w:rsid w:val="00366B57"/>
    <w:rsid w:val="00367AF2"/>
    <w:rsid w:val="00370C68"/>
    <w:rsid w:val="00371075"/>
    <w:rsid w:val="0037167A"/>
    <w:rsid w:val="003731EF"/>
    <w:rsid w:val="003738FD"/>
    <w:rsid w:val="003743B9"/>
    <w:rsid w:val="0037497B"/>
    <w:rsid w:val="0037501D"/>
    <w:rsid w:val="003751BE"/>
    <w:rsid w:val="00375384"/>
    <w:rsid w:val="003755B4"/>
    <w:rsid w:val="00375A98"/>
    <w:rsid w:val="003760F3"/>
    <w:rsid w:val="003762F4"/>
    <w:rsid w:val="003766E6"/>
    <w:rsid w:val="00376A37"/>
    <w:rsid w:val="003773ED"/>
    <w:rsid w:val="003775DD"/>
    <w:rsid w:val="00377C1E"/>
    <w:rsid w:val="003804DA"/>
    <w:rsid w:val="00381561"/>
    <w:rsid w:val="003831BB"/>
    <w:rsid w:val="00383B03"/>
    <w:rsid w:val="00383D52"/>
    <w:rsid w:val="00384855"/>
    <w:rsid w:val="00384C67"/>
    <w:rsid w:val="00384F11"/>
    <w:rsid w:val="003851FE"/>
    <w:rsid w:val="00385256"/>
    <w:rsid w:val="00386065"/>
    <w:rsid w:val="003862DE"/>
    <w:rsid w:val="00386860"/>
    <w:rsid w:val="00386870"/>
    <w:rsid w:val="00386898"/>
    <w:rsid w:val="00387284"/>
    <w:rsid w:val="00387917"/>
    <w:rsid w:val="00387A76"/>
    <w:rsid w:val="00390127"/>
    <w:rsid w:val="00390536"/>
    <w:rsid w:val="00390B73"/>
    <w:rsid w:val="0039168F"/>
    <w:rsid w:val="00391EC1"/>
    <w:rsid w:val="003929C1"/>
    <w:rsid w:val="003935C3"/>
    <w:rsid w:val="00393B55"/>
    <w:rsid w:val="00394287"/>
    <w:rsid w:val="00395C49"/>
    <w:rsid w:val="003961AC"/>
    <w:rsid w:val="003961B7"/>
    <w:rsid w:val="00396370"/>
    <w:rsid w:val="003971F0"/>
    <w:rsid w:val="003974CC"/>
    <w:rsid w:val="0039791A"/>
    <w:rsid w:val="00397B77"/>
    <w:rsid w:val="00397BFD"/>
    <w:rsid w:val="003A0B7A"/>
    <w:rsid w:val="003A0EDC"/>
    <w:rsid w:val="003A0EF8"/>
    <w:rsid w:val="003A0F6B"/>
    <w:rsid w:val="003A1250"/>
    <w:rsid w:val="003A14AF"/>
    <w:rsid w:val="003A1FDB"/>
    <w:rsid w:val="003A20CA"/>
    <w:rsid w:val="003A2966"/>
    <w:rsid w:val="003A2F91"/>
    <w:rsid w:val="003A55E3"/>
    <w:rsid w:val="003A562E"/>
    <w:rsid w:val="003A63C2"/>
    <w:rsid w:val="003A6B15"/>
    <w:rsid w:val="003A72EE"/>
    <w:rsid w:val="003A7DCB"/>
    <w:rsid w:val="003B0218"/>
    <w:rsid w:val="003B0959"/>
    <w:rsid w:val="003B0B31"/>
    <w:rsid w:val="003B117A"/>
    <w:rsid w:val="003B1F44"/>
    <w:rsid w:val="003B207E"/>
    <w:rsid w:val="003B2787"/>
    <w:rsid w:val="003B280F"/>
    <w:rsid w:val="003B38D8"/>
    <w:rsid w:val="003B3D82"/>
    <w:rsid w:val="003B3FF3"/>
    <w:rsid w:val="003B5393"/>
    <w:rsid w:val="003B5461"/>
    <w:rsid w:val="003B54B7"/>
    <w:rsid w:val="003B6277"/>
    <w:rsid w:val="003B6E85"/>
    <w:rsid w:val="003B7385"/>
    <w:rsid w:val="003B7ABA"/>
    <w:rsid w:val="003B7B3A"/>
    <w:rsid w:val="003B7C16"/>
    <w:rsid w:val="003C0595"/>
    <w:rsid w:val="003C1278"/>
    <w:rsid w:val="003C17F0"/>
    <w:rsid w:val="003C215D"/>
    <w:rsid w:val="003C2735"/>
    <w:rsid w:val="003C331D"/>
    <w:rsid w:val="003C41D0"/>
    <w:rsid w:val="003C4585"/>
    <w:rsid w:val="003C4E77"/>
    <w:rsid w:val="003C5775"/>
    <w:rsid w:val="003C5AF1"/>
    <w:rsid w:val="003C5C02"/>
    <w:rsid w:val="003C5FD5"/>
    <w:rsid w:val="003C7212"/>
    <w:rsid w:val="003C7277"/>
    <w:rsid w:val="003C781D"/>
    <w:rsid w:val="003C7A8D"/>
    <w:rsid w:val="003C7E53"/>
    <w:rsid w:val="003D01F9"/>
    <w:rsid w:val="003D0319"/>
    <w:rsid w:val="003D10B1"/>
    <w:rsid w:val="003D2719"/>
    <w:rsid w:val="003D2F3C"/>
    <w:rsid w:val="003D3190"/>
    <w:rsid w:val="003D36AD"/>
    <w:rsid w:val="003D3B13"/>
    <w:rsid w:val="003D3EDD"/>
    <w:rsid w:val="003D5AB6"/>
    <w:rsid w:val="003D5CA6"/>
    <w:rsid w:val="003D68F2"/>
    <w:rsid w:val="003D6CBE"/>
    <w:rsid w:val="003D6EE9"/>
    <w:rsid w:val="003D7577"/>
    <w:rsid w:val="003D7636"/>
    <w:rsid w:val="003E0A89"/>
    <w:rsid w:val="003E158B"/>
    <w:rsid w:val="003E1F3F"/>
    <w:rsid w:val="003E21F9"/>
    <w:rsid w:val="003E273F"/>
    <w:rsid w:val="003E2836"/>
    <w:rsid w:val="003E2B29"/>
    <w:rsid w:val="003E46A1"/>
    <w:rsid w:val="003E476A"/>
    <w:rsid w:val="003E4EE9"/>
    <w:rsid w:val="003E608B"/>
    <w:rsid w:val="003E665E"/>
    <w:rsid w:val="003E6676"/>
    <w:rsid w:val="003E6A6A"/>
    <w:rsid w:val="003F0238"/>
    <w:rsid w:val="003F0A89"/>
    <w:rsid w:val="003F110B"/>
    <w:rsid w:val="003F1640"/>
    <w:rsid w:val="003F185A"/>
    <w:rsid w:val="003F2AC3"/>
    <w:rsid w:val="003F40C5"/>
    <w:rsid w:val="003F4606"/>
    <w:rsid w:val="003F50DF"/>
    <w:rsid w:val="003F5830"/>
    <w:rsid w:val="003F587A"/>
    <w:rsid w:val="003F5B24"/>
    <w:rsid w:val="003F78E7"/>
    <w:rsid w:val="003F7CBF"/>
    <w:rsid w:val="004010B8"/>
    <w:rsid w:val="004012E2"/>
    <w:rsid w:val="00401998"/>
    <w:rsid w:val="00401D8D"/>
    <w:rsid w:val="0040220F"/>
    <w:rsid w:val="0040326B"/>
    <w:rsid w:val="00403551"/>
    <w:rsid w:val="00403D5C"/>
    <w:rsid w:val="00404EBF"/>
    <w:rsid w:val="0040584C"/>
    <w:rsid w:val="00405F94"/>
    <w:rsid w:val="0040622C"/>
    <w:rsid w:val="004072C3"/>
    <w:rsid w:val="004079BF"/>
    <w:rsid w:val="00407A54"/>
    <w:rsid w:val="00407B5D"/>
    <w:rsid w:val="00410555"/>
    <w:rsid w:val="004115BF"/>
    <w:rsid w:val="00411786"/>
    <w:rsid w:val="00412105"/>
    <w:rsid w:val="004121CE"/>
    <w:rsid w:val="00412336"/>
    <w:rsid w:val="00413330"/>
    <w:rsid w:val="004133A8"/>
    <w:rsid w:val="004141A0"/>
    <w:rsid w:val="00414405"/>
    <w:rsid w:val="004147F1"/>
    <w:rsid w:val="00414FFA"/>
    <w:rsid w:val="0041506E"/>
    <w:rsid w:val="00415176"/>
    <w:rsid w:val="00415189"/>
    <w:rsid w:val="0041535A"/>
    <w:rsid w:val="004154CA"/>
    <w:rsid w:val="004159E8"/>
    <w:rsid w:val="004161E1"/>
    <w:rsid w:val="00416442"/>
    <w:rsid w:val="0041677D"/>
    <w:rsid w:val="0041718F"/>
    <w:rsid w:val="00417225"/>
    <w:rsid w:val="00420542"/>
    <w:rsid w:val="00421D68"/>
    <w:rsid w:val="00421FB8"/>
    <w:rsid w:val="004244BE"/>
    <w:rsid w:val="004247FA"/>
    <w:rsid w:val="00424E23"/>
    <w:rsid w:val="00424E9D"/>
    <w:rsid w:val="00426540"/>
    <w:rsid w:val="004265C7"/>
    <w:rsid w:val="00426E0C"/>
    <w:rsid w:val="00427151"/>
    <w:rsid w:val="004279EF"/>
    <w:rsid w:val="00427EB1"/>
    <w:rsid w:val="00431045"/>
    <w:rsid w:val="004310FF"/>
    <w:rsid w:val="0043170B"/>
    <w:rsid w:val="00431CBD"/>
    <w:rsid w:val="00431FBF"/>
    <w:rsid w:val="004321B4"/>
    <w:rsid w:val="004325FE"/>
    <w:rsid w:val="00432BC9"/>
    <w:rsid w:val="00433068"/>
    <w:rsid w:val="004331A0"/>
    <w:rsid w:val="004339E8"/>
    <w:rsid w:val="00433A92"/>
    <w:rsid w:val="00433B00"/>
    <w:rsid w:val="004347C1"/>
    <w:rsid w:val="00435395"/>
    <w:rsid w:val="0043575C"/>
    <w:rsid w:val="00435AC9"/>
    <w:rsid w:val="00435D36"/>
    <w:rsid w:val="004367C1"/>
    <w:rsid w:val="004372D8"/>
    <w:rsid w:val="00437390"/>
    <w:rsid w:val="004375FA"/>
    <w:rsid w:val="00437A82"/>
    <w:rsid w:val="00437F1C"/>
    <w:rsid w:val="00440496"/>
    <w:rsid w:val="00440BE5"/>
    <w:rsid w:val="00440CAD"/>
    <w:rsid w:val="004415EC"/>
    <w:rsid w:val="0044242E"/>
    <w:rsid w:val="004428BE"/>
    <w:rsid w:val="00442FD5"/>
    <w:rsid w:val="00443071"/>
    <w:rsid w:val="00443E0C"/>
    <w:rsid w:val="00445411"/>
    <w:rsid w:val="00445551"/>
    <w:rsid w:val="00446475"/>
    <w:rsid w:val="00446835"/>
    <w:rsid w:val="00446D03"/>
    <w:rsid w:val="00450047"/>
    <w:rsid w:val="00450645"/>
    <w:rsid w:val="00451C57"/>
    <w:rsid w:val="00451CA6"/>
    <w:rsid w:val="00451EBF"/>
    <w:rsid w:val="00452C57"/>
    <w:rsid w:val="00452CDA"/>
    <w:rsid w:val="00452E0F"/>
    <w:rsid w:val="0045361C"/>
    <w:rsid w:val="00453B68"/>
    <w:rsid w:val="00454077"/>
    <w:rsid w:val="004552D4"/>
    <w:rsid w:val="004554F3"/>
    <w:rsid w:val="00455B5C"/>
    <w:rsid w:val="00455DBA"/>
    <w:rsid w:val="00456817"/>
    <w:rsid w:val="00456CE8"/>
    <w:rsid w:val="0045744B"/>
    <w:rsid w:val="00457491"/>
    <w:rsid w:val="00460A18"/>
    <w:rsid w:val="0046195A"/>
    <w:rsid w:val="004619A1"/>
    <w:rsid w:val="00461B4F"/>
    <w:rsid w:val="0046280A"/>
    <w:rsid w:val="00462900"/>
    <w:rsid w:val="00463865"/>
    <w:rsid w:val="004639A8"/>
    <w:rsid w:val="00463DCE"/>
    <w:rsid w:val="0046432D"/>
    <w:rsid w:val="004649FA"/>
    <w:rsid w:val="00464A46"/>
    <w:rsid w:val="00464B63"/>
    <w:rsid w:val="004650AD"/>
    <w:rsid w:val="00465496"/>
    <w:rsid w:val="004655EE"/>
    <w:rsid w:val="004659B4"/>
    <w:rsid w:val="004660A2"/>
    <w:rsid w:val="00466A38"/>
    <w:rsid w:val="0046738F"/>
    <w:rsid w:val="00467883"/>
    <w:rsid w:val="00467F78"/>
    <w:rsid w:val="004709E7"/>
    <w:rsid w:val="00470AD0"/>
    <w:rsid w:val="00470DC8"/>
    <w:rsid w:val="0047122D"/>
    <w:rsid w:val="00471314"/>
    <w:rsid w:val="004714F0"/>
    <w:rsid w:val="00471749"/>
    <w:rsid w:val="00471AD6"/>
    <w:rsid w:val="00471D7A"/>
    <w:rsid w:val="00471DC7"/>
    <w:rsid w:val="0047242F"/>
    <w:rsid w:val="00472E27"/>
    <w:rsid w:val="00472F59"/>
    <w:rsid w:val="004738FF"/>
    <w:rsid w:val="004741AE"/>
    <w:rsid w:val="004741BC"/>
    <w:rsid w:val="0047436C"/>
    <w:rsid w:val="004749D1"/>
    <w:rsid w:val="00474B8C"/>
    <w:rsid w:val="00474E9C"/>
    <w:rsid w:val="00475317"/>
    <w:rsid w:val="0047531D"/>
    <w:rsid w:val="00475A12"/>
    <w:rsid w:val="00475F12"/>
    <w:rsid w:val="00476796"/>
    <w:rsid w:val="0047693D"/>
    <w:rsid w:val="00476A35"/>
    <w:rsid w:val="00476B80"/>
    <w:rsid w:val="00476E78"/>
    <w:rsid w:val="004772D1"/>
    <w:rsid w:val="00477DA5"/>
    <w:rsid w:val="00481D52"/>
    <w:rsid w:val="00482A3F"/>
    <w:rsid w:val="00482FEA"/>
    <w:rsid w:val="00483BE4"/>
    <w:rsid w:val="00483DE6"/>
    <w:rsid w:val="00485916"/>
    <w:rsid w:val="0048592B"/>
    <w:rsid w:val="00486007"/>
    <w:rsid w:val="00486048"/>
    <w:rsid w:val="004864F0"/>
    <w:rsid w:val="0048697E"/>
    <w:rsid w:val="00486F2F"/>
    <w:rsid w:val="004871AF"/>
    <w:rsid w:val="0049027D"/>
    <w:rsid w:val="00491583"/>
    <w:rsid w:val="00491852"/>
    <w:rsid w:val="00492FED"/>
    <w:rsid w:val="0049416E"/>
    <w:rsid w:val="004946F7"/>
    <w:rsid w:val="00494FAB"/>
    <w:rsid w:val="004957E9"/>
    <w:rsid w:val="004957F8"/>
    <w:rsid w:val="00495FEA"/>
    <w:rsid w:val="00496794"/>
    <w:rsid w:val="00496A7C"/>
    <w:rsid w:val="004978A5"/>
    <w:rsid w:val="004A0EF9"/>
    <w:rsid w:val="004A12AD"/>
    <w:rsid w:val="004A1546"/>
    <w:rsid w:val="004A1B66"/>
    <w:rsid w:val="004A1BBD"/>
    <w:rsid w:val="004A1CB2"/>
    <w:rsid w:val="004A1CB7"/>
    <w:rsid w:val="004A1E46"/>
    <w:rsid w:val="004A1E83"/>
    <w:rsid w:val="004A34E5"/>
    <w:rsid w:val="004A3A02"/>
    <w:rsid w:val="004A3CDD"/>
    <w:rsid w:val="004A439D"/>
    <w:rsid w:val="004A44B3"/>
    <w:rsid w:val="004A49DE"/>
    <w:rsid w:val="004A55E7"/>
    <w:rsid w:val="004A5CD8"/>
    <w:rsid w:val="004A6661"/>
    <w:rsid w:val="004A6D72"/>
    <w:rsid w:val="004A7698"/>
    <w:rsid w:val="004A7BC9"/>
    <w:rsid w:val="004A7BDF"/>
    <w:rsid w:val="004B03A5"/>
    <w:rsid w:val="004B0551"/>
    <w:rsid w:val="004B1808"/>
    <w:rsid w:val="004B1C4D"/>
    <w:rsid w:val="004B24AE"/>
    <w:rsid w:val="004B25DF"/>
    <w:rsid w:val="004B26F8"/>
    <w:rsid w:val="004B33B3"/>
    <w:rsid w:val="004B3768"/>
    <w:rsid w:val="004B539A"/>
    <w:rsid w:val="004B563E"/>
    <w:rsid w:val="004B5F8B"/>
    <w:rsid w:val="004B64FC"/>
    <w:rsid w:val="004B65E2"/>
    <w:rsid w:val="004B729E"/>
    <w:rsid w:val="004B74FE"/>
    <w:rsid w:val="004C0403"/>
    <w:rsid w:val="004C0527"/>
    <w:rsid w:val="004C088D"/>
    <w:rsid w:val="004C0D56"/>
    <w:rsid w:val="004C1278"/>
    <w:rsid w:val="004C1BD8"/>
    <w:rsid w:val="004C1BFE"/>
    <w:rsid w:val="004C1D50"/>
    <w:rsid w:val="004C29E1"/>
    <w:rsid w:val="004C2A1F"/>
    <w:rsid w:val="004C2A4D"/>
    <w:rsid w:val="004C3038"/>
    <w:rsid w:val="004C319A"/>
    <w:rsid w:val="004C321A"/>
    <w:rsid w:val="004C36FD"/>
    <w:rsid w:val="004C3755"/>
    <w:rsid w:val="004C43F0"/>
    <w:rsid w:val="004C4A4B"/>
    <w:rsid w:val="004C4B81"/>
    <w:rsid w:val="004C4F5D"/>
    <w:rsid w:val="004C52FF"/>
    <w:rsid w:val="004C53F4"/>
    <w:rsid w:val="004C60EA"/>
    <w:rsid w:val="004C65CC"/>
    <w:rsid w:val="004C68BD"/>
    <w:rsid w:val="004C70BC"/>
    <w:rsid w:val="004C7598"/>
    <w:rsid w:val="004D07DE"/>
    <w:rsid w:val="004D0BC1"/>
    <w:rsid w:val="004D1211"/>
    <w:rsid w:val="004D1433"/>
    <w:rsid w:val="004D1477"/>
    <w:rsid w:val="004D2132"/>
    <w:rsid w:val="004D23AB"/>
    <w:rsid w:val="004D278D"/>
    <w:rsid w:val="004D2EFB"/>
    <w:rsid w:val="004D3FEC"/>
    <w:rsid w:val="004D4069"/>
    <w:rsid w:val="004D497C"/>
    <w:rsid w:val="004D4B94"/>
    <w:rsid w:val="004D4F72"/>
    <w:rsid w:val="004D5658"/>
    <w:rsid w:val="004D5683"/>
    <w:rsid w:val="004D5FA2"/>
    <w:rsid w:val="004D6824"/>
    <w:rsid w:val="004D70D6"/>
    <w:rsid w:val="004D7477"/>
    <w:rsid w:val="004D7EA2"/>
    <w:rsid w:val="004E0658"/>
    <w:rsid w:val="004E0DA0"/>
    <w:rsid w:val="004E12EB"/>
    <w:rsid w:val="004E16C4"/>
    <w:rsid w:val="004E22D5"/>
    <w:rsid w:val="004E283C"/>
    <w:rsid w:val="004E2B0D"/>
    <w:rsid w:val="004E36D6"/>
    <w:rsid w:val="004E482C"/>
    <w:rsid w:val="004E4E62"/>
    <w:rsid w:val="004E5C38"/>
    <w:rsid w:val="004E5EA9"/>
    <w:rsid w:val="004E5F4F"/>
    <w:rsid w:val="004E5F89"/>
    <w:rsid w:val="004E60A8"/>
    <w:rsid w:val="004E649D"/>
    <w:rsid w:val="004E6F18"/>
    <w:rsid w:val="004E705B"/>
    <w:rsid w:val="004E732E"/>
    <w:rsid w:val="004E7766"/>
    <w:rsid w:val="004E7D99"/>
    <w:rsid w:val="004E7DE4"/>
    <w:rsid w:val="004F0A16"/>
    <w:rsid w:val="004F1079"/>
    <w:rsid w:val="004F19D3"/>
    <w:rsid w:val="004F1AFE"/>
    <w:rsid w:val="004F1BFB"/>
    <w:rsid w:val="004F20DC"/>
    <w:rsid w:val="004F2235"/>
    <w:rsid w:val="004F22B5"/>
    <w:rsid w:val="004F2D50"/>
    <w:rsid w:val="004F2EA0"/>
    <w:rsid w:val="004F2EB9"/>
    <w:rsid w:val="004F3348"/>
    <w:rsid w:val="004F3359"/>
    <w:rsid w:val="004F3B7A"/>
    <w:rsid w:val="004F3BE6"/>
    <w:rsid w:val="004F5374"/>
    <w:rsid w:val="004F58CB"/>
    <w:rsid w:val="004F605B"/>
    <w:rsid w:val="004F6254"/>
    <w:rsid w:val="004F6A11"/>
    <w:rsid w:val="004F6D39"/>
    <w:rsid w:val="004F78E5"/>
    <w:rsid w:val="00500214"/>
    <w:rsid w:val="00500268"/>
    <w:rsid w:val="0050052C"/>
    <w:rsid w:val="00500987"/>
    <w:rsid w:val="0050107F"/>
    <w:rsid w:val="0050160D"/>
    <w:rsid w:val="005016F6"/>
    <w:rsid w:val="005017EB"/>
    <w:rsid w:val="00502866"/>
    <w:rsid w:val="00503CCA"/>
    <w:rsid w:val="00504199"/>
    <w:rsid w:val="00504665"/>
    <w:rsid w:val="00504B25"/>
    <w:rsid w:val="005055C9"/>
    <w:rsid w:val="005057D5"/>
    <w:rsid w:val="00506B2A"/>
    <w:rsid w:val="00506CE4"/>
    <w:rsid w:val="00506D6E"/>
    <w:rsid w:val="005071A2"/>
    <w:rsid w:val="005100C4"/>
    <w:rsid w:val="00510E99"/>
    <w:rsid w:val="0051207D"/>
    <w:rsid w:val="0051369B"/>
    <w:rsid w:val="005138C9"/>
    <w:rsid w:val="00513FEB"/>
    <w:rsid w:val="00514155"/>
    <w:rsid w:val="005144B9"/>
    <w:rsid w:val="005146A3"/>
    <w:rsid w:val="005156C5"/>
    <w:rsid w:val="00515E77"/>
    <w:rsid w:val="0051692C"/>
    <w:rsid w:val="00517978"/>
    <w:rsid w:val="005209D8"/>
    <w:rsid w:val="00520D53"/>
    <w:rsid w:val="005216B4"/>
    <w:rsid w:val="005218FD"/>
    <w:rsid w:val="00521CAA"/>
    <w:rsid w:val="00521D5C"/>
    <w:rsid w:val="00524AFE"/>
    <w:rsid w:val="00524B67"/>
    <w:rsid w:val="00524F40"/>
    <w:rsid w:val="00525593"/>
    <w:rsid w:val="00525B4E"/>
    <w:rsid w:val="005264D3"/>
    <w:rsid w:val="005268D0"/>
    <w:rsid w:val="005272F3"/>
    <w:rsid w:val="00527741"/>
    <w:rsid w:val="00527D70"/>
    <w:rsid w:val="0053061B"/>
    <w:rsid w:val="00530C1F"/>
    <w:rsid w:val="0053135B"/>
    <w:rsid w:val="005326BE"/>
    <w:rsid w:val="00532A26"/>
    <w:rsid w:val="00532BB4"/>
    <w:rsid w:val="0053349A"/>
    <w:rsid w:val="00533D79"/>
    <w:rsid w:val="00534619"/>
    <w:rsid w:val="005351B7"/>
    <w:rsid w:val="00535594"/>
    <w:rsid w:val="00535DDB"/>
    <w:rsid w:val="005375F1"/>
    <w:rsid w:val="0053782F"/>
    <w:rsid w:val="00537A1F"/>
    <w:rsid w:val="0054075B"/>
    <w:rsid w:val="00540B47"/>
    <w:rsid w:val="00540B64"/>
    <w:rsid w:val="00540CD5"/>
    <w:rsid w:val="00541211"/>
    <w:rsid w:val="00541367"/>
    <w:rsid w:val="005417DF"/>
    <w:rsid w:val="00541CD6"/>
    <w:rsid w:val="00541DD2"/>
    <w:rsid w:val="005421BB"/>
    <w:rsid w:val="00542245"/>
    <w:rsid w:val="00542880"/>
    <w:rsid w:val="00542B0B"/>
    <w:rsid w:val="00543BB1"/>
    <w:rsid w:val="00543DC4"/>
    <w:rsid w:val="0054443B"/>
    <w:rsid w:val="005445AB"/>
    <w:rsid w:val="00544894"/>
    <w:rsid w:val="005456FC"/>
    <w:rsid w:val="00545751"/>
    <w:rsid w:val="00545C1D"/>
    <w:rsid w:val="005462F3"/>
    <w:rsid w:val="0054657B"/>
    <w:rsid w:val="0054699F"/>
    <w:rsid w:val="00547311"/>
    <w:rsid w:val="00550262"/>
    <w:rsid w:val="00550C7B"/>
    <w:rsid w:val="00550CC0"/>
    <w:rsid w:val="0055173C"/>
    <w:rsid w:val="00553668"/>
    <w:rsid w:val="00554593"/>
    <w:rsid w:val="00554740"/>
    <w:rsid w:val="00554C64"/>
    <w:rsid w:val="0055516A"/>
    <w:rsid w:val="00555713"/>
    <w:rsid w:val="00555791"/>
    <w:rsid w:val="00557501"/>
    <w:rsid w:val="00557710"/>
    <w:rsid w:val="0056033D"/>
    <w:rsid w:val="005605FC"/>
    <w:rsid w:val="005611AE"/>
    <w:rsid w:val="005611C8"/>
    <w:rsid w:val="0056124F"/>
    <w:rsid w:val="005614F4"/>
    <w:rsid w:val="00561917"/>
    <w:rsid w:val="00561982"/>
    <w:rsid w:val="005625E8"/>
    <w:rsid w:val="00562BB8"/>
    <w:rsid w:val="005633AC"/>
    <w:rsid w:val="005634F8"/>
    <w:rsid w:val="00563808"/>
    <w:rsid w:val="00563D81"/>
    <w:rsid w:val="0056704E"/>
    <w:rsid w:val="005674FB"/>
    <w:rsid w:val="00567606"/>
    <w:rsid w:val="005677BD"/>
    <w:rsid w:val="00570B0E"/>
    <w:rsid w:val="00571803"/>
    <w:rsid w:val="005725A3"/>
    <w:rsid w:val="0057343B"/>
    <w:rsid w:val="0057471B"/>
    <w:rsid w:val="0057505E"/>
    <w:rsid w:val="005752F4"/>
    <w:rsid w:val="0057642E"/>
    <w:rsid w:val="0057732A"/>
    <w:rsid w:val="005775E1"/>
    <w:rsid w:val="005778FD"/>
    <w:rsid w:val="005800DC"/>
    <w:rsid w:val="00580702"/>
    <w:rsid w:val="00580788"/>
    <w:rsid w:val="00580E8B"/>
    <w:rsid w:val="005813E8"/>
    <w:rsid w:val="00581F9F"/>
    <w:rsid w:val="00582BC5"/>
    <w:rsid w:val="00583974"/>
    <w:rsid w:val="00583D66"/>
    <w:rsid w:val="005846FB"/>
    <w:rsid w:val="00584B59"/>
    <w:rsid w:val="00584BB3"/>
    <w:rsid w:val="00584C43"/>
    <w:rsid w:val="00585815"/>
    <w:rsid w:val="005859CE"/>
    <w:rsid w:val="0058632D"/>
    <w:rsid w:val="00586DC7"/>
    <w:rsid w:val="00587000"/>
    <w:rsid w:val="00587432"/>
    <w:rsid w:val="00587E10"/>
    <w:rsid w:val="005914F0"/>
    <w:rsid w:val="00591799"/>
    <w:rsid w:val="00591DC4"/>
    <w:rsid w:val="00592154"/>
    <w:rsid w:val="00592B6D"/>
    <w:rsid w:val="00592F97"/>
    <w:rsid w:val="0059301E"/>
    <w:rsid w:val="00593295"/>
    <w:rsid w:val="005932B3"/>
    <w:rsid w:val="005939E4"/>
    <w:rsid w:val="00593FCA"/>
    <w:rsid w:val="0059481D"/>
    <w:rsid w:val="005977BC"/>
    <w:rsid w:val="0059787B"/>
    <w:rsid w:val="00597B57"/>
    <w:rsid w:val="005A0113"/>
    <w:rsid w:val="005A0395"/>
    <w:rsid w:val="005A1059"/>
    <w:rsid w:val="005A2253"/>
    <w:rsid w:val="005A2900"/>
    <w:rsid w:val="005A2C3F"/>
    <w:rsid w:val="005A2D00"/>
    <w:rsid w:val="005A2DA9"/>
    <w:rsid w:val="005A3C8D"/>
    <w:rsid w:val="005A4011"/>
    <w:rsid w:val="005A40CB"/>
    <w:rsid w:val="005A412D"/>
    <w:rsid w:val="005A4736"/>
    <w:rsid w:val="005A4FE7"/>
    <w:rsid w:val="005A5292"/>
    <w:rsid w:val="005A5317"/>
    <w:rsid w:val="005A549C"/>
    <w:rsid w:val="005A581E"/>
    <w:rsid w:val="005A59C5"/>
    <w:rsid w:val="005A64F6"/>
    <w:rsid w:val="005A6844"/>
    <w:rsid w:val="005A6A00"/>
    <w:rsid w:val="005A6B57"/>
    <w:rsid w:val="005A7158"/>
    <w:rsid w:val="005A7C0E"/>
    <w:rsid w:val="005B01D1"/>
    <w:rsid w:val="005B079D"/>
    <w:rsid w:val="005B0B4F"/>
    <w:rsid w:val="005B0E64"/>
    <w:rsid w:val="005B2927"/>
    <w:rsid w:val="005B3E2E"/>
    <w:rsid w:val="005B4602"/>
    <w:rsid w:val="005B471C"/>
    <w:rsid w:val="005B4B22"/>
    <w:rsid w:val="005B4DBA"/>
    <w:rsid w:val="005B5170"/>
    <w:rsid w:val="005B5DF1"/>
    <w:rsid w:val="005B65C5"/>
    <w:rsid w:val="005B6B2A"/>
    <w:rsid w:val="005B6B61"/>
    <w:rsid w:val="005B73DE"/>
    <w:rsid w:val="005B7E81"/>
    <w:rsid w:val="005C0661"/>
    <w:rsid w:val="005C178D"/>
    <w:rsid w:val="005C1BDE"/>
    <w:rsid w:val="005C2D8A"/>
    <w:rsid w:val="005C2E39"/>
    <w:rsid w:val="005C4F5C"/>
    <w:rsid w:val="005C616B"/>
    <w:rsid w:val="005C627E"/>
    <w:rsid w:val="005C6494"/>
    <w:rsid w:val="005C6AF2"/>
    <w:rsid w:val="005C7726"/>
    <w:rsid w:val="005C7D7F"/>
    <w:rsid w:val="005D0220"/>
    <w:rsid w:val="005D04DA"/>
    <w:rsid w:val="005D0B46"/>
    <w:rsid w:val="005D16C1"/>
    <w:rsid w:val="005D1849"/>
    <w:rsid w:val="005D1B82"/>
    <w:rsid w:val="005D2120"/>
    <w:rsid w:val="005D2128"/>
    <w:rsid w:val="005D21DF"/>
    <w:rsid w:val="005D2EA0"/>
    <w:rsid w:val="005D458C"/>
    <w:rsid w:val="005D50E2"/>
    <w:rsid w:val="005D55A0"/>
    <w:rsid w:val="005D5874"/>
    <w:rsid w:val="005D58E2"/>
    <w:rsid w:val="005D6399"/>
    <w:rsid w:val="005D71C5"/>
    <w:rsid w:val="005D7533"/>
    <w:rsid w:val="005D77AA"/>
    <w:rsid w:val="005E037D"/>
    <w:rsid w:val="005E09A5"/>
    <w:rsid w:val="005E0AC4"/>
    <w:rsid w:val="005E17B7"/>
    <w:rsid w:val="005E1910"/>
    <w:rsid w:val="005E29C9"/>
    <w:rsid w:val="005E36EF"/>
    <w:rsid w:val="005E4638"/>
    <w:rsid w:val="005E4B85"/>
    <w:rsid w:val="005E4EE9"/>
    <w:rsid w:val="005E5601"/>
    <w:rsid w:val="005E60DD"/>
    <w:rsid w:val="005E6179"/>
    <w:rsid w:val="005E6AAB"/>
    <w:rsid w:val="005E6BF0"/>
    <w:rsid w:val="005E6F6E"/>
    <w:rsid w:val="005E70AF"/>
    <w:rsid w:val="005E7199"/>
    <w:rsid w:val="005E7522"/>
    <w:rsid w:val="005E7584"/>
    <w:rsid w:val="005F0108"/>
    <w:rsid w:val="005F051C"/>
    <w:rsid w:val="005F2027"/>
    <w:rsid w:val="005F232D"/>
    <w:rsid w:val="005F2817"/>
    <w:rsid w:val="005F2B92"/>
    <w:rsid w:val="005F2D03"/>
    <w:rsid w:val="005F2EF5"/>
    <w:rsid w:val="005F3D23"/>
    <w:rsid w:val="005F3FD3"/>
    <w:rsid w:val="005F44BB"/>
    <w:rsid w:val="005F44F0"/>
    <w:rsid w:val="005F4F5F"/>
    <w:rsid w:val="005F56AE"/>
    <w:rsid w:val="005F599F"/>
    <w:rsid w:val="005F650F"/>
    <w:rsid w:val="005F68EF"/>
    <w:rsid w:val="005F6976"/>
    <w:rsid w:val="005F73A2"/>
    <w:rsid w:val="005F73BD"/>
    <w:rsid w:val="005F7932"/>
    <w:rsid w:val="00600389"/>
    <w:rsid w:val="006014FE"/>
    <w:rsid w:val="00601A23"/>
    <w:rsid w:val="0060350E"/>
    <w:rsid w:val="0060398C"/>
    <w:rsid w:val="00603C0F"/>
    <w:rsid w:val="00603E7C"/>
    <w:rsid w:val="00604616"/>
    <w:rsid w:val="006046D2"/>
    <w:rsid w:val="00604E0D"/>
    <w:rsid w:val="00606105"/>
    <w:rsid w:val="006072CB"/>
    <w:rsid w:val="00607D93"/>
    <w:rsid w:val="00610281"/>
    <w:rsid w:val="006104A5"/>
    <w:rsid w:val="0061105F"/>
    <w:rsid w:val="006111C2"/>
    <w:rsid w:val="00611EBD"/>
    <w:rsid w:val="006121C1"/>
    <w:rsid w:val="00612862"/>
    <w:rsid w:val="00612A0B"/>
    <w:rsid w:val="00612FFF"/>
    <w:rsid w:val="006138FC"/>
    <w:rsid w:val="006144E7"/>
    <w:rsid w:val="00614C93"/>
    <w:rsid w:val="00614FBF"/>
    <w:rsid w:val="00615832"/>
    <w:rsid w:val="0061624A"/>
    <w:rsid w:val="00616B76"/>
    <w:rsid w:val="00616EBE"/>
    <w:rsid w:val="00616FC3"/>
    <w:rsid w:val="0061763B"/>
    <w:rsid w:val="0062090F"/>
    <w:rsid w:val="00620AEB"/>
    <w:rsid w:val="00621D2B"/>
    <w:rsid w:val="006221F1"/>
    <w:rsid w:val="006239F0"/>
    <w:rsid w:val="0062429A"/>
    <w:rsid w:val="006250C8"/>
    <w:rsid w:val="00625AE5"/>
    <w:rsid w:val="0062630F"/>
    <w:rsid w:val="00627868"/>
    <w:rsid w:val="00630642"/>
    <w:rsid w:val="00630BA4"/>
    <w:rsid w:val="00631267"/>
    <w:rsid w:val="0063373A"/>
    <w:rsid w:val="00633E09"/>
    <w:rsid w:val="00634248"/>
    <w:rsid w:val="00634762"/>
    <w:rsid w:val="006353DA"/>
    <w:rsid w:val="00635B03"/>
    <w:rsid w:val="00635B56"/>
    <w:rsid w:val="00636198"/>
    <w:rsid w:val="00636BB3"/>
    <w:rsid w:val="0063739C"/>
    <w:rsid w:val="00637E60"/>
    <w:rsid w:val="00640809"/>
    <w:rsid w:val="00640988"/>
    <w:rsid w:val="00640A51"/>
    <w:rsid w:val="00640E5A"/>
    <w:rsid w:val="0064135F"/>
    <w:rsid w:val="00641AB7"/>
    <w:rsid w:val="00642706"/>
    <w:rsid w:val="006429AD"/>
    <w:rsid w:val="006430D2"/>
    <w:rsid w:val="006439B5"/>
    <w:rsid w:val="00643B11"/>
    <w:rsid w:val="00644E3C"/>
    <w:rsid w:val="0064543F"/>
    <w:rsid w:val="00645A0F"/>
    <w:rsid w:val="00645AFA"/>
    <w:rsid w:val="00645E89"/>
    <w:rsid w:val="006460C6"/>
    <w:rsid w:val="0065005F"/>
    <w:rsid w:val="00650E0F"/>
    <w:rsid w:val="006513ED"/>
    <w:rsid w:val="00651AB1"/>
    <w:rsid w:val="00651DA3"/>
    <w:rsid w:val="00651F26"/>
    <w:rsid w:val="0065294D"/>
    <w:rsid w:val="0065299B"/>
    <w:rsid w:val="00653662"/>
    <w:rsid w:val="0065385E"/>
    <w:rsid w:val="00653C73"/>
    <w:rsid w:val="00654335"/>
    <w:rsid w:val="006546F7"/>
    <w:rsid w:val="00654B84"/>
    <w:rsid w:val="0065547C"/>
    <w:rsid w:val="00655567"/>
    <w:rsid w:val="00655C3D"/>
    <w:rsid w:val="00655C9A"/>
    <w:rsid w:val="0065604A"/>
    <w:rsid w:val="006560BE"/>
    <w:rsid w:val="00656339"/>
    <w:rsid w:val="00656A5C"/>
    <w:rsid w:val="00656E07"/>
    <w:rsid w:val="00660003"/>
    <w:rsid w:val="00660191"/>
    <w:rsid w:val="00660CC2"/>
    <w:rsid w:val="00661F87"/>
    <w:rsid w:val="006624E5"/>
    <w:rsid w:val="00662686"/>
    <w:rsid w:val="006626BF"/>
    <w:rsid w:val="00663C49"/>
    <w:rsid w:val="0066401D"/>
    <w:rsid w:val="006646F8"/>
    <w:rsid w:val="006649F1"/>
    <w:rsid w:val="00664E9A"/>
    <w:rsid w:val="0066557A"/>
    <w:rsid w:val="00665BEC"/>
    <w:rsid w:val="0066605E"/>
    <w:rsid w:val="00666421"/>
    <w:rsid w:val="00666B0A"/>
    <w:rsid w:val="00667117"/>
    <w:rsid w:val="0066762B"/>
    <w:rsid w:val="00667714"/>
    <w:rsid w:val="00667A5E"/>
    <w:rsid w:val="00667E06"/>
    <w:rsid w:val="0067013C"/>
    <w:rsid w:val="006708EA"/>
    <w:rsid w:val="006714D0"/>
    <w:rsid w:val="006716D6"/>
    <w:rsid w:val="00671DD0"/>
    <w:rsid w:val="00672D32"/>
    <w:rsid w:val="006731FB"/>
    <w:rsid w:val="0067326B"/>
    <w:rsid w:val="006736E2"/>
    <w:rsid w:val="00674F25"/>
    <w:rsid w:val="00675182"/>
    <w:rsid w:val="006754C8"/>
    <w:rsid w:val="0067557F"/>
    <w:rsid w:val="00675934"/>
    <w:rsid w:val="00675CF4"/>
    <w:rsid w:val="00676B8B"/>
    <w:rsid w:val="00676E29"/>
    <w:rsid w:val="006771D2"/>
    <w:rsid w:val="00677306"/>
    <w:rsid w:val="00677493"/>
    <w:rsid w:val="00677635"/>
    <w:rsid w:val="006802A6"/>
    <w:rsid w:val="006806BE"/>
    <w:rsid w:val="00680792"/>
    <w:rsid w:val="00680C40"/>
    <w:rsid w:val="006811C1"/>
    <w:rsid w:val="006821B7"/>
    <w:rsid w:val="006825A4"/>
    <w:rsid w:val="006825D3"/>
    <w:rsid w:val="0068264C"/>
    <w:rsid w:val="006826A7"/>
    <w:rsid w:val="00682891"/>
    <w:rsid w:val="0068305D"/>
    <w:rsid w:val="006832E2"/>
    <w:rsid w:val="00684C4C"/>
    <w:rsid w:val="00685439"/>
    <w:rsid w:val="0068553B"/>
    <w:rsid w:val="006861DB"/>
    <w:rsid w:val="0068693C"/>
    <w:rsid w:val="0069039B"/>
    <w:rsid w:val="00690639"/>
    <w:rsid w:val="00690913"/>
    <w:rsid w:val="00691628"/>
    <w:rsid w:val="00691C8E"/>
    <w:rsid w:val="00691F48"/>
    <w:rsid w:val="0069208D"/>
    <w:rsid w:val="0069212D"/>
    <w:rsid w:val="00692D04"/>
    <w:rsid w:val="00693862"/>
    <w:rsid w:val="00693F97"/>
    <w:rsid w:val="006944EC"/>
    <w:rsid w:val="006946BF"/>
    <w:rsid w:val="00695D32"/>
    <w:rsid w:val="00695DAC"/>
    <w:rsid w:val="00696E42"/>
    <w:rsid w:val="00697AF0"/>
    <w:rsid w:val="00697E42"/>
    <w:rsid w:val="00697F98"/>
    <w:rsid w:val="006A127B"/>
    <w:rsid w:val="006A1FD6"/>
    <w:rsid w:val="006A23D6"/>
    <w:rsid w:val="006A2560"/>
    <w:rsid w:val="006A25D5"/>
    <w:rsid w:val="006A2933"/>
    <w:rsid w:val="006A33DE"/>
    <w:rsid w:val="006A370C"/>
    <w:rsid w:val="006A3C8F"/>
    <w:rsid w:val="006A3D5E"/>
    <w:rsid w:val="006A58CC"/>
    <w:rsid w:val="006A5DC5"/>
    <w:rsid w:val="006A6851"/>
    <w:rsid w:val="006A6C15"/>
    <w:rsid w:val="006B09D2"/>
    <w:rsid w:val="006B10D6"/>
    <w:rsid w:val="006B1378"/>
    <w:rsid w:val="006B1910"/>
    <w:rsid w:val="006B1E6D"/>
    <w:rsid w:val="006B245A"/>
    <w:rsid w:val="006B27C7"/>
    <w:rsid w:val="006B2A6B"/>
    <w:rsid w:val="006B36EF"/>
    <w:rsid w:val="006B49F1"/>
    <w:rsid w:val="006B513E"/>
    <w:rsid w:val="006B5C1C"/>
    <w:rsid w:val="006B5F8E"/>
    <w:rsid w:val="006B6681"/>
    <w:rsid w:val="006B7338"/>
    <w:rsid w:val="006C044A"/>
    <w:rsid w:val="006C0E37"/>
    <w:rsid w:val="006C170D"/>
    <w:rsid w:val="006C18E7"/>
    <w:rsid w:val="006C2E2E"/>
    <w:rsid w:val="006C366E"/>
    <w:rsid w:val="006C3832"/>
    <w:rsid w:val="006C4739"/>
    <w:rsid w:val="006C5319"/>
    <w:rsid w:val="006C568D"/>
    <w:rsid w:val="006C56B0"/>
    <w:rsid w:val="006C5E69"/>
    <w:rsid w:val="006C6110"/>
    <w:rsid w:val="006C7432"/>
    <w:rsid w:val="006C7A7C"/>
    <w:rsid w:val="006C7D85"/>
    <w:rsid w:val="006D196A"/>
    <w:rsid w:val="006D1F79"/>
    <w:rsid w:val="006D2218"/>
    <w:rsid w:val="006D262C"/>
    <w:rsid w:val="006D3098"/>
    <w:rsid w:val="006D327A"/>
    <w:rsid w:val="006D38EF"/>
    <w:rsid w:val="006D3EC5"/>
    <w:rsid w:val="006D418F"/>
    <w:rsid w:val="006D461F"/>
    <w:rsid w:val="006D47CA"/>
    <w:rsid w:val="006D481B"/>
    <w:rsid w:val="006D4D69"/>
    <w:rsid w:val="006D4D8F"/>
    <w:rsid w:val="006D5113"/>
    <w:rsid w:val="006D5ED8"/>
    <w:rsid w:val="006D6EEF"/>
    <w:rsid w:val="006E1142"/>
    <w:rsid w:val="006E161D"/>
    <w:rsid w:val="006E16F2"/>
    <w:rsid w:val="006E1802"/>
    <w:rsid w:val="006E19F8"/>
    <w:rsid w:val="006E2092"/>
    <w:rsid w:val="006E41A2"/>
    <w:rsid w:val="006E461B"/>
    <w:rsid w:val="006E541C"/>
    <w:rsid w:val="006E5DBE"/>
    <w:rsid w:val="006E6285"/>
    <w:rsid w:val="006E6AE4"/>
    <w:rsid w:val="006E6CC8"/>
    <w:rsid w:val="006E6D4C"/>
    <w:rsid w:val="006E7764"/>
    <w:rsid w:val="006F06EE"/>
    <w:rsid w:val="006F0941"/>
    <w:rsid w:val="006F127A"/>
    <w:rsid w:val="006F1676"/>
    <w:rsid w:val="006F193C"/>
    <w:rsid w:val="006F1A7A"/>
    <w:rsid w:val="006F1CF3"/>
    <w:rsid w:val="006F1F57"/>
    <w:rsid w:val="006F215C"/>
    <w:rsid w:val="006F352C"/>
    <w:rsid w:val="006F414D"/>
    <w:rsid w:val="006F4526"/>
    <w:rsid w:val="006F48E9"/>
    <w:rsid w:val="006F545E"/>
    <w:rsid w:val="006F5757"/>
    <w:rsid w:val="006F6C82"/>
    <w:rsid w:val="006F701C"/>
    <w:rsid w:val="006F7062"/>
    <w:rsid w:val="006F7064"/>
    <w:rsid w:val="006F70CF"/>
    <w:rsid w:val="006F7137"/>
    <w:rsid w:val="006F727E"/>
    <w:rsid w:val="006F757E"/>
    <w:rsid w:val="006F7635"/>
    <w:rsid w:val="006F7B2C"/>
    <w:rsid w:val="0070032F"/>
    <w:rsid w:val="00700488"/>
    <w:rsid w:val="00700EC2"/>
    <w:rsid w:val="0070119B"/>
    <w:rsid w:val="007011F6"/>
    <w:rsid w:val="007015A0"/>
    <w:rsid w:val="00701886"/>
    <w:rsid w:val="00701F65"/>
    <w:rsid w:val="007026E0"/>
    <w:rsid w:val="00702EAF"/>
    <w:rsid w:val="00704A01"/>
    <w:rsid w:val="00704D67"/>
    <w:rsid w:val="0070509D"/>
    <w:rsid w:val="00706E4C"/>
    <w:rsid w:val="0070700B"/>
    <w:rsid w:val="00710057"/>
    <w:rsid w:val="0071008C"/>
    <w:rsid w:val="00710730"/>
    <w:rsid w:val="0071086D"/>
    <w:rsid w:val="00710CEE"/>
    <w:rsid w:val="00710DE8"/>
    <w:rsid w:val="00711B5B"/>
    <w:rsid w:val="00711C59"/>
    <w:rsid w:val="00711D47"/>
    <w:rsid w:val="0071201F"/>
    <w:rsid w:val="007124CE"/>
    <w:rsid w:val="00712640"/>
    <w:rsid w:val="00712B6F"/>
    <w:rsid w:val="00712C4E"/>
    <w:rsid w:val="00712D4B"/>
    <w:rsid w:val="00712EB4"/>
    <w:rsid w:val="00712F20"/>
    <w:rsid w:val="00713434"/>
    <w:rsid w:val="00715AD7"/>
    <w:rsid w:val="00715DCE"/>
    <w:rsid w:val="00715FC0"/>
    <w:rsid w:val="00716960"/>
    <w:rsid w:val="00716FCE"/>
    <w:rsid w:val="00717F35"/>
    <w:rsid w:val="007204F1"/>
    <w:rsid w:val="00720D30"/>
    <w:rsid w:val="00720F5E"/>
    <w:rsid w:val="007211E5"/>
    <w:rsid w:val="007214CD"/>
    <w:rsid w:val="0072156C"/>
    <w:rsid w:val="00721607"/>
    <w:rsid w:val="007218C1"/>
    <w:rsid w:val="00721C3B"/>
    <w:rsid w:val="00722189"/>
    <w:rsid w:val="007225D2"/>
    <w:rsid w:val="00722BF4"/>
    <w:rsid w:val="00723A34"/>
    <w:rsid w:val="00723DEA"/>
    <w:rsid w:val="0072425C"/>
    <w:rsid w:val="007244AC"/>
    <w:rsid w:val="007248C0"/>
    <w:rsid w:val="0072662D"/>
    <w:rsid w:val="007269EC"/>
    <w:rsid w:val="00726A76"/>
    <w:rsid w:val="007276AF"/>
    <w:rsid w:val="007276FA"/>
    <w:rsid w:val="00727756"/>
    <w:rsid w:val="00727997"/>
    <w:rsid w:val="0073026C"/>
    <w:rsid w:val="00730AED"/>
    <w:rsid w:val="00731BEA"/>
    <w:rsid w:val="0073215B"/>
    <w:rsid w:val="007326A0"/>
    <w:rsid w:val="00732CD3"/>
    <w:rsid w:val="0073307E"/>
    <w:rsid w:val="007331C9"/>
    <w:rsid w:val="00733CCC"/>
    <w:rsid w:val="00734504"/>
    <w:rsid w:val="00734B15"/>
    <w:rsid w:val="00734BC7"/>
    <w:rsid w:val="00735350"/>
    <w:rsid w:val="0073573A"/>
    <w:rsid w:val="0073602C"/>
    <w:rsid w:val="00736830"/>
    <w:rsid w:val="00736EDD"/>
    <w:rsid w:val="00737E1E"/>
    <w:rsid w:val="00737E5F"/>
    <w:rsid w:val="007425EA"/>
    <w:rsid w:val="00742BE4"/>
    <w:rsid w:val="007432C0"/>
    <w:rsid w:val="00743657"/>
    <w:rsid w:val="00743929"/>
    <w:rsid w:val="00743E0A"/>
    <w:rsid w:val="00743FC5"/>
    <w:rsid w:val="00744648"/>
    <w:rsid w:val="007449DD"/>
    <w:rsid w:val="00744AC8"/>
    <w:rsid w:val="007451F6"/>
    <w:rsid w:val="00745B27"/>
    <w:rsid w:val="00745B3E"/>
    <w:rsid w:val="00746FBE"/>
    <w:rsid w:val="00747A59"/>
    <w:rsid w:val="00747C1E"/>
    <w:rsid w:val="00747EA5"/>
    <w:rsid w:val="00750939"/>
    <w:rsid w:val="00750980"/>
    <w:rsid w:val="00751489"/>
    <w:rsid w:val="007514FE"/>
    <w:rsid w:val="00752233"/>
    <w:rsid w:val="00752975"/>
    <w:rsid w:val="00752FA6"/>
    <w:rsid w:val="00753405"/>
    <w:rsid w:val="00754476"/>
    <w:rsid w:val="00754956"/>
    <w:rsid w:val="007552BF"/>
    <w:rsid w:val="00755812"/>
    <w:rsid w:val="00755A00"/>
    <w:rsid w:val="00756177"/>
    <w:rsid w:val="00756266"/>
    <w:rsid w:val="007574C8"/>
    <w:rsid w:val="007576EF"/>
    <w:rsid w:val="00757798"/>
    <w:rsid w:val="007611D0"/>
    <w:rsid w:val="00761411"/>
    <w:rsid w:val="00761AD5"/>
    <w:rsid w:val="00761FFC"/>
    <w:rsid w:val="007620E2"/>
    <w:rsid w:val="0076337F"/>
    <w:rsid w:val="00763393"/>
    <w:rsid w:val="007639B8"/>
    <w:rsid w:val="00764193"/>
    <w:rsid w:val="007644A1"/>
    <w:rsid w:val="007650D7"/>
    <w:rsid w:val="007658FE"/>
    <w:rsid w:val="00767304"/>
    <w:rsid w:val="007674F5"/>
    <w:rsid w:val="007674FF"/>
    <w:rsid w:val="00770323"/>
    <w:rsid w:val="00770A9D"/>
    <w:rsid w:val="0077130D"/>
    <w:rsid w:val="00771520"/>
    <w:rsid w:val="00771C16"/>
    <w:rsid w:val="00772727"/>
    <w:rsid w:val="00772F27"/>
    <w:rsid w:val="00773420"/>
    <w:rsid w:val="0077387E"/>
    <w:rsid w:val="00773982"/>
    <w:rsid w:val="00773C60"/>
    <w:rsid w:val="00774DE8"/>
    <w:rsid w:val="00775E37"/>
    <w:rsid w:val="00775EEE"/>
    <w:rsid w:val="00776920"/>
    <w:rsid w:val="00776AC7"/>
    <w:rsid w:val="00776B6C"/>
    <w:rsid w:val="00780803"/>
    <w:rsid w:val="007808C5"/>
    <w:rsid w:val="00781978"/>
    <w:rsid w:val="00782427"/>
    <w:rsid w:val="00782488"/>
    <w:rsid w:val="00782889"/>
    <w:rsid w:val="00782F2B"/>
    <w:rsid w:val="007834C8"/>
    <w:rsid w:val="0078382F"/>
    <w:rsid w:val="00783D43"/>
    <w:rsid w:val="00784AF9"/>
    <w:rsid w:val="00784CB1"/>
    <w:rsid w:val="00785180"/>
    <w:rsid w:val="00785406"/>
    <w:rsid w:val="00785636"/>
    <w:rsid w:val="00786124"/>
    <w:rsid w:val="00786A03"/>
    <w:rsid w:val="00786A07"/>
    <w:rsid w:val="00786A67"/>
    <w:rsid w:val="00790046"/>
    <w:rsid w:val="00790DDC"/>
    <w:rsid w:val="00790DE6"/>
    <w:rsid w:val="007914E7"/>
    <w:rsid w:val="00792150"/>
    <w:rsid w:val="0079229D"/>
    <w:rsid w:val="007927D6"/>
    <w:rsid w:val="00792909"/>
    <w:rsid w:val="007932F0"/>
    <w:rsid w:val="00793B13"/>
    <w:rsid w:val="00793C9B"/>
    <w:rsid w:val="00795C2D"/>
    <w:rsid w:val="00795E04"/>
    <w:rsid w:val="0079680D"/>
    <w:rsid w:val="00797440"/>
    <w:rsid w:val="007974D7"/>
    <w:rsid w:val="00797F63"/>
    <w:rsid w:val="007A0896"/>
    <w:rsid w:val="007A165B"/>
    <w:rsid w:val="007A232D"/>
    <w:rsid w:val="007A24BF"/>
    <w:rsid w:val="007A2DF4"/>
    <w:rsid w:val="007A2EDB"/>
    <w:rsid w:val="007A3080"/>
    <w:rsid w:val="007A3F08"/>
    <w:rsid w:val="007A44FB"/>
    <w:rsid w:val="007A4C3F"/>
    <w:rsid w:val="007A5665"/>
    <w:rsid w:val="007A58DF"/>
    <w:rsid w:val="007A5DDB"/>
    <w:rsid w:val="007A5E72"/>
    <w:rsid w:val="007A6E45"/>
    <w:rsid w:val="007A6EF3"/>
    <w:rsid w:val="007B0734"/>
    <w:rsid w:val="007B164A"/>
    <w:rsid w:val="007B1BEA"/>
    <w:rsid w:val="007B1E8B"/>
    <w:rsid w:val="007B2A42"/>
    <w:rsid w:val="007B4D57"/>
    <w:rsid w:val="007B50A7"/>
    <w:rsid w:val="007B51DA"/>
    <w:rsid w:val="007B5780"/>
    <w:rsid w:val="007B6DAE"/>
    <w:rsid w:val="007B701C"/>
    <w:rsid w:val="007B706A"/>
    <w:rsid w:val="007B772E"/>
    <w:rsid w:val="007C0F33"/>
    <w:rsid w:val="007C1205"/>
    <w:rsid w:val="007C1275"/>
    <w:rsid w:val="007C1688"/>
    <w:rsid w:val="007C1890"/>
    <w:rsid w:val="007C1D1C"/>
    <w:rsid w:val="007C1E80"/>
    <w:rsid w:val="007C2AE3"/>
    <w:rsid w:val="007C2BC5"/>
    <w:rsid w:val="007C3090"/>
    <w:rsid w:val="007C345F"/>
    <w:rsid w:val="007C3F47"/>
    <w:rsid w:val="007C45CC"/>
    <w:rsid w:val="007C50B6"/>
    <w:rsid w:val="007C5247"/>
    <w:rsid w:val="007C5FA1"/>
    <w:rsid w:val="007C69CD"/>
    <w:rsid w:val="007C6BA7"/>
    <w:rsid w:val="007C6F1D"/>
    <w:rsid w:val="007C71F8"/>
    <w:rsid w:val="007C72BC"/>
    <w:rsid w:val="007C772A"/>
    <w:rsid w:val="007C7819"/>
    <w:rsid w:val="007C791D"/>
    <w:rsid w:val="007C7B32"/>
    <w:rsid w:val="007C7E3D"/>
    <w:rsid w:val="007C7FC6"/>
    <w:rsid w:val="007C7FD8"/>
    <w:rsid w:val="007D0124"/>
    <w:rsid w:val="007D0389"/>
    <w:rsid w:val="007D07C6"/>
    <w:rsid w:val="007D101F"/>
    <w:rsid w:val="007D1E71"/>
    <w:rsid w:val="007D309C"/>
    <w:rsid w:val="007D429E"/>
    <w:rsid w:val="007D50D5"/>
    <w:rsid w:val="007D582A"/>
    <w:rsid w:val="007D60C7"/>
    <w:rsid w:val="007D62FF"/>
    <w:rsid w:val="007D7249"/>
    <w:rsid w:val="007D7BAE"/>
    <w:rsid w:val="007D7E99"/>
    <w:rsid w:val="007E171D"/>
    <w:rsid w:val="007E2D40"/>
    <w:rsid w:val="007E3219"/>
    <w:rsid w:val="007E442E"/>
    <w:rsid w:val="007E4A07"/>
    <w:rsid w:val="007E5EF5"/>
    <w:rsid w:val="007E61A7"/>
    <w:rsid w:val="007E66EB"/>
    <w:rsid w:val="007E6C4E"/>
    <w:rsid w:val="007E7313"/>
    <w:rsid w:val="007E75F1"/>
    <w:rsid w:val="007E75FB"/>
    <w:rsid w:val="007E7C42"/>
    <w:rsid w:val="007F05DD"/>
    <w:rsid w:val="007F0C16"/>
    <w:rsid w:val="007F0D5E"/>
    <w:rsid w:val="007F0F03"/>
    <w:rsid w:val="007F1F62"/>
    <w:rsid w:val="007F22BC"/>
    <w:rsid w:val="007F2614"/>
    <w:rsid w:val="007F2B33"/>
    <w:rsid w:val="007F30DD"/>
    <w:rsid w:val="007F3189"/>
    <w:rsid w:val="007F37F0"/>
    <w:rsid w:val="007F43CC"/>
    <w:rsid w:val="007F5112"/>
    <w:rsid w:val="007F5466"/>
    <w:rsid w:val="007F628D"/>
    <w:rsid w:val="007F65A5"/>
    <w:rsid w:val="007F6612"/>
    <w:rsid w:val="007F6DC6"/>
    <w:rsid w:val="007F7394"/>
    <w:rsid w:val="007F7EB8"/>
    <w:rsid w:val="00800760"/>
    <w:rsid w:val="00800ED9"/>
    <w:rsid w:val="00800F9F"/>
    <w:rsid w:val="00800FBC"/>
    <w:rsid w:val="00801628"/>
    <w:rsid w:val="00801952"/>
    <w:rsid w:val="00801A7E"/>
    <w:rsid w:val="00802155"/>
    <w:rsid w:val="00802158"/>
    <w:rsid w:val="008022BC"/>
    <w:rsid w:val="008025D7"/>
    <w:rsid w:val="00802C06"/>
    <w:rsid w:val="0080321C"/>
    <w:rsid w:val="00803444"/>
    <w:rsid w:val="00804493"/>
    <w:rsid w:val="008045B8"/>
    <w:rsid w:val="008048C7"/>
    <w:rsid w:val="00804B55"/>
    <w:rsid w:val="00805ADA"/>
    <w:rsid w:val="0080619D"/>
    <w:rsid w:val="008061FE"/>
    <w:rsid w:val="00806640"/>
    <w:rsid w:val="00807862"/>
    <w:rsid w:val="00807E10"/>
    <w:rsid w:val="00810122"/>
    <w:rsid w:val="008102C4"/>
    <w:rsid w:val="00811A6E"/>
    <w:rsid w:val="00811CF4"/>
    <w:rsid w:val="008125F5"/>
    <w:rsid w:val="008127E0"/>
    <w:rsid w:val="008128BC"/>
    <w:rsid w:val="008128DE"/>
    <w:rsid w:val="00813B1E"/>
    <w:rsid w:val="00813F17"/>
    <w:rsid w:val="00814227"/>
    <w:rsid w:val="00814A95"/>
    <w:rsid w:val="00815372"/>
    <w:rsid w:val="00815465"/>
    <w:rsid w:val="008154BC"/>
    <w:rsid w:val="008160C0"/>
    <w:rsid w:val="0081715C"/>
    <w:rsid w:val="008176D6"/>
    <w:rsid w:val="00820714"/>
    <w:rsid w:val="00820810"/>
    <w:rsid w:val="008213BE"/>
    <w:rsid w:val="0082153C"/>
    <w:rsid w:val="00821719"/>
    <w:rsid w:val="00821BF8"/>
    <w:rsid w:val="008221D9"/>
    <w:rsid w:val="00822258"/>
    <w:rsid w:val="008223F1"/>
    <w:rsid w:val="008224B0"/>
    <w:rsid w:val="008229F2"/>
    <w:rsid w:val="00822A66"/>
    <w:rsid w:val="00822A67"/>
    <w:rsid w:val="008231CE"/>
    <w:rsid w:val="0082397C"/>
    <w:rsid w:val="00823B30"/>
    <w:rsid w:val="00823C92"/>
    <w:rsid w:val="00823D9D"/>
    <w:rsid w:val="0082445F"/>
    <w:rsid w:val="00824652"/>
    <w:rsid w:val="00825B81"/>
    <w:rsid w:val="00825CAE"/>
    <w:rsid w:val="0082661C"/>
    <w:rsid w:val="00826F6C"/>
    <w:rsid w:val="008271AA"/>
    <w:rsid w:val="00827630"/>
    <w:rsid w:val="00827CCF"/>
    <w:rsid w:val="00830F51"/>
    <w:rsid w:val="00832805"/>
    <w:rsid w:val="0083286A"/>
    <w:rsid w:val="008336C8"/>
    <w:rsid w:val="00834325"/>
    <w:rsid w:val="00834EA0"/>
    <w:rsid w:val="00835245"/>
    <w:rsid w:val="008352C2"/>
    <w:rsid w:val="008353BA"/>
    <w:rsid w:val="00835471"/>
    <w:rsid w:val="0083567D"/>
    <w:rsid w:val="00835E5C"/>
    <w:rsid w:val="008366DA"/>
    <w:rsid w:val="00837253"/>
    <w:rsid w:val="0084050E"/>
    <w:rsid w:val="00840754"/>
    <w:rsid w:val="008408A4"/>
    <w:rsid w:val="00840985"/>
    <w:rsid w:val="00841A5B"/>
    <w:rsid w:val="00841F24"/>
    <w:rsid w:val="00843C6A"/>
    <w:rsid w:val="00843CAC"/>
    <w:rsid w:val="008446D2"/>
    <w:rsid w:val="008450F5"/>
    <w:rsid w:val="008452C3"/>
    <w:rsid w:val="008457C6"/>
    <w:rsid w:val="00845DC6"/>
    <w:rsid w:val="00845FAA"/>
    <w:rsid w:val="008468C1"/>
    <w:rsid w:val="00846D64"/>
    <w:rsid w:val="00846E50"/>
    <w:rsid w:val="00847689"/>
    <w:rsid w:val="00850375"/>
    <w:rsid w:val="0085049F"/>
    <w:rsid w:val="008507EC"/>
    <w:rsid w:val="0085180E"/>
    <w:rsid w:val="00852448"/>
    <w:rsid w:val="00852B05"/>
    <w:rsid w:val="00853103"/>
    <w:rsid w:val="00853FBA"/>
    <w:rsid w:val="008542C9"/>
    <w:rsid w:val="008546B9"/>
    <w:rsid w:val="00855302"/>
    <w:rsid w:val="00856DB5"/>
    <w:rsid w:val="00857097"/>
    <w:rsid w:val="00857418"/>
    <w:rsid w:val="0085757E"/>
    <w:rsid w:val="0086065E"/>
    <w:rsid w:val="00860786"/>
    <w:rsid w:val="00860A93"/>
    <w:rsid w:val="00860FCC"/>
    <w:rsid w:val="00861248"/>
    <w:rsid w:val="00862352"/>
    <w:rsid w:val="00862424"/>
    <w:rsid w:val="008624E0"/>
    <w:rsid w:val="00862705"/>
    <w:rsid w:val="00862BD6"/>
    <w:rsid w:val="0086314A"/>
    <w:rsid w:val="008636D8"/>
    <w:rsid w:val="008639B5"/>
    <w:rsid w:val="0086434F"/>
    <w:rsid w:val="008643A9"/>
    <w:rsid w:val="00864AC4"/>
    <w:rsid w:val="00864E42"/>
    <w:rsid w:val="00865376"/>
    <w:rsid w:val="008661E7"/>
    <w:rsid w:val="008662BC"/>
    <w:rsid w:val="0086638A"/>
    <w:rsid w:val="00866B93"/>
    <w:rsid w:val="0086792C"/>
    <w:rsid w:val="00867DF0"/>
    <w:rsid w:val="00870AF0"/>
    <w:rsid w:val="00870C28"/>
    <w:rsid w:val="00871537"/>
    <w:rsid w:val="008715B0"/>
    <w:rsid w:val="00871843"/>
    <w:rsid w:val="008718E0"/>
    <w:rsid w:val="008718E9"/>
    <w:rsid w:val="00871EFF"/>
    <w:rsid w:val="0087219B"/>
    <w:rsid w:val="008723A9"/>
    <w:rsid w:val="008727CE"/>
    <w:rsid w:val="00873D00"/>
    <w:rsid w:val="008741C3"/>
    <w:rsid w:val="00874771"/>
    <w:rsid w:val="00874BAF"/>
    <w:rsid w:val="00874CA3"/>
    <w:rsid w:val="00875B2E"/>
    <w:rsid w:val="0087605B"/>
    <w:rsid w:val="00876137"/>
    <w:rsid w:val="0087676F"/>
    <w:rsid w:val="00876E91"/>
    <w:rsid w:val="0087726E"/>
    <w:rsid w:val="00877CFF"/>
    <w:rsid w:val="00877F3A"/>
    <w:rsid w:val="0088098F"/>
    <w:rsid w:val="008809D9"/>
    <w:rsid w:val="0088162F"/>
    <w:rsid w:val="008816F4"/>
    <w:rsid w:val="00881D5B"/>
    <w:rsid w:val="00882B5F"/>
    <w:rsid w:val="00882C6F"/>
    <w:rsid w:val="008838B7"/>
    <w:rsid w:val="008838C6"/>
    <w:rsid w:val="00884286"/>
    <w:rsid w:val="00884366"/>
    <w:rsid w:val="008843AB"/>
    <w:rsid w:val="008853A0"/>
    <w:rsid w:val="008867BC"/>
    <w:rsid w:val="008875DA"/>
    <w:rsid w:val="0089089A"/>
    <w:rsid w:val="00891808"/>
    <w:rsid w:val="0089253C"/>
    <w:rsid w:val="00892F1D"/>
    <w:rsid w:val="00893991"/>
    <w:rsid w:val="00894384"/>
    <w:rsid w:val="00894BB4"/>
    <w:rsid w:val="00894D84"/>
    <w:rsid w:val="00894F3E"/>
    <w:rsid w:val="00896414"/>
    <w:rsid w:val="0089687C"/>
    <w:rsid w:val="00896AFB"/>
    <w:rsid w:val="00896F53"/>
    <w:rsid w:val="00896F69"/>
    <w:rsid w:val="00896FEC"/>
    <w:rsid w:val="008A0069"/>
    <w:rsid w:val="008A1506"/>
    <w:rsid w:val="008A1871"/>
    <w:rsid w:val="008A199E"/>
    <w:rsid w:val="008A1BD2"/>
    <w:rsid w:val="008A1CB9"/>
    <w:rsid w:val="008A2FDF"/>
    <w:rsid w:val="008A34D8"/>
    <w:rsid w:val="008A4158"/>
    <w:rsid w:val="008A4F5D"/>
    <w:rsid w:val="008A4FD2"/>
    <w:rsid w:val="008A516E"/>
    <w:rsid w:val="008A5B67"/>
    <w:rsid w:val="008A5F1B"/>
    <w:rsid w:val="008A60BB"/>
    <w:rsid w:val="008A6903"/>
    <w:rsid w:val="008A7522"/>
    <w:rsid w:val="008A7865"/>
    <w:rsid w:val="008A7951"/>
    <w:rsid w:val="008A79EC"/>
    <w:rsid w:val="008A7B34"/>
    <w:rsid w:val="008A7D0D"/>
    <w:rsid w:val="008B0445"/>
    <w:rsid w:val="008B0C23"/>
    <w:rsid w:val="008B16EF"/>
    <w:rsid w:val="008B2061"/>
    <w:rsid w:val="008B4BA1"/>
    <w:rsid w:val="008B6199"/>
    <w:rsid w:val="008B75B2"/>
    <w:rsid w:val="008B7A6C"/>
    <w:rsid w:val="008C0315"/>
    <w:rsid w:val="008C0C66"/>
    <w:rsid w:val="008C0FCA"/>
    <w:rsid w:val="008C133B"/>
    <w:rsid w:val="008C1930"/>
    <w:rsid w:val="008C1CEF"/>
    <w:rsid w:val="008C254B"/>
    <w:rsid w:val="008C2556"/>
    <w:rsid w:val="008C2C88"/>
    <w:rsid w:val="008C2E27"/>
    <w:rsid w:val="008C3422"/>
    <w:rsid w:val="008C36A0"/>
    <w:rsid w:val="008C3831"/>
    <w:rsid w:val="008C39C4"/>
    <w:rsid w:val="008C3F27"/>
    <w:rsid w:val="008C4EE4"/>
    <w:rsid w:val="008C53BB"/>
    <w:rsid w:val="008C5CE5"/>
    <w:rsid w:val="008C65E1"/>
    <w:rsid w:val="008C7097"/>
    <w:rsid w:val="008D07F8"/>
    <w:rsid w:val="008D0814"/>
    <w:rsid w:val="008D0AB9"/>
    <w:rsid w:val="008D1083"/>
    <w:rsid w:val="008D227A"/>
    <w:rsid w:val="008D2398"/>
    <w:rsid w:val="008D2BD6"/>
    <w:rsid w:val="008D3279"/>
    <w:rsid w:val="008D368B"/>
    <w:rsid w:val="008D4A1C"/>
    <w:rsid w:val="008D4D6E"/>
    <w:rsid w:val="008D4F1A"/>
    <w:rsid w:val="008D5671"/>
    <w:rsid w:val="008D5B8C"/>
    <w:rsid w:val="008D5D20"/>
    <w:rsid w:val="008D5E61"/>
    <w:rsid w:val="008D6263"/>
    <w:rsid w:val="008D65F1"/>
    <w:rsid w:val="008D68E8"/>
    <w:rsid w:val="008D6B4A"/>
    <w:rsid w:val="008D78D9"/>
    <w:rsid w:val="008D7F57"/>
    <w:rsid w:val="008E03C8"/>
    <w:rsid w:val="008E1F7B"/>
    <w:rsid w:val="008E2519"/>
    <w:rsid w:val="008E330D"/>
    <w:rsid w:val="008E4406"/>
    <w:rsid w:val="008E4410"/>
    <w:rsid w:val="008E4454"/>
    <w:rsid w:val="008E46F5"/>
    <w:rsid w:val="008E4C57"/>
    <w:rsid w:val="008E4FF1"/>
    <w:rsid w:val="008E5266"/>
    <w:rsid w:val="008E5877"/>
    <w:rsid w:val="008E59B0"/>
    <w:rsid w:val="008E5E25"/>
    <w:rsid w:val="008E67A3"/>
    <w:rsid w:val="008E69F3"/>
    <w:rsid w:val="008E6D68"/>
    <w:rsid w:val="008E6F61"/>
    <w:rsid w:val="008E7643"/>
    <w:rsid w:val="008E77BE"/>
    <w:rsid w:val="008E7838"/>
    <w:rsid w:val="008F0066"/>
    <w:rsid w:val="008F03CE"/>
    <w:rsid w:val="008F0539"/>
    <w:rsid w:val="008F0589"/>
    <w:rsid w:val="008F07D6"/>
    <w:rsid w:val="008F08E0"/>
    <w:rsid w:val="008F0C5E"/>
    <w:rsid w:val="008F0FEF"/>
    <w:rsid w:val="008F1124"/>
    <w:rsid w:val="008F1C37"/>
    <w:rsid w:val="008F2001"/>
    <w:rsid w:val="008F273D"/>
    <w:rsid w:val="008F3B28"/>
    <w:rsid w:val="008F496F"/>
    <w:rsid w:val="008F5925"/>
    <w:rsid w:val="008F63E2"/>
    <w:rsid w:val="008F64F2"/>
    <w:rsid w:val="008F6B60"/>
    <w:rsid w:val="008F70F4"/>
    <w:rsid w:val="008F7595"/>
    <w:rsid w:val="009005CA"/>
    <w:rsid w:val="009012A1"/>
    <w:rsid w:val="0090192E"/>
    <w:rsid w:val="00901F16"/>
    <w:rsid w:val="00902259"/>
    <w:rsid w:val="00902A3E"/>
    <w:rsid w:val="00902C7A"/>
    <w:rsid w:val="00902CB2"/>
    <w:rsid w:val="00904814"/>
    <w:rsid w:val="00904E79"/>
    <w:rsid w:val="009053CD"/>
    <w:rsid w:val="00906288"/>
    <w:rsid w:val="00906719"/>
    <w:rsid w:val="00906E79"/>
    <w:rsid w:val="00907227"/>
    <w:rsid w:val="009077B1"/>
    <w:rsid w:val="00907A75"/>
    <w:rsid w:val="00910878"/>
    <w:rsid w:val="009111BE"/>
    <w:rsid w:val="00911981"/>
    <w:rsid w:val="00912506"/>
    <w:rsid w:val="009126F9"/>
    <w:rsid w:val="0091324B"/>
    <w:rsid w:val="00913986"/>
    <w:rsid w:val="00913CC2"/>
    <w:rsid w:val="0091402A"/>
    <w:rsid w:val="00914379"/>
    <w:rsid w:val="0091437E"/>
    <w:rsid w:val="009156E4"/>
    <w:rsid w:val="00915A87"/>
    <w:rsid w:val="00916825"/>
    <w:rsid w:val="0091795F"/>
    <w:rsid w:val="00917F76"/>
    <w:rsid w:val="00920182"/>
    <w:rsid w:val="00920870"/>
    <w:rsid w:val="00920BB1"/>
    <w:rsid w:val="009211B6"/>
    <w:rsid w:val="009217AE"/>
    <w:rsid w:val="009221C1"/>
    <w:rsid w:val="0092280E"/>
    <w:rsid w:val="00922A75"/>
    <w:rsid w:val="009230F2"/>
    <w:rsid w:val="00923B85"/>
    <w:rsid w:val="009242B3"/>
    <w:rsid w:val="00924643"/>
    <w:rsid w:val="00924654"/>
    <w:rsid w:val="009251FA"/>
    <w:rsid w:val="009252EE"/>
    <w:rsid w:val="0092561C"/>
    <w:rsid w:val="009266FA"/>
    <w:rsid w:val="00926909"/>
    <w:rsid w:val="0092699A"/>
    <w:rsid w:val="009271EE"/>
    <w:rsid w:val="00927CC3"/>
    <w:rsid w:val="00931A1D"/>
    <w:rsid w:val="00931E5A"/>
    <w:rsid w:val="00932307"/>
    <w:rsid w:val="00933261"/>
    <w:rsid w:val="009337FA"/>
    <w:rsid w:val="00933C76"/>
    <w:rsid w:val="00933FAB"/>
    <w:rsid w:val="00934140"/>
    <w:rsid w:val="009346F6"/>
    <w:rsid w:val="00935777"/>
    <w:rsid w:val="00935A78"/>
    <w:rsid w:val="00936B0F"/>
    <w:rsid w:val="009376B5"/>
    <w:rsid w:val="0093787B"/>
    <w:rsid w:val="009379A9"/>
    <w:rsid w:val="00937E2E"/>
    <w:rsid w:val="0094026C"/>
    <w:rsid w:val="009411C0"/>
    <w:rsid w:val="00941220"/>
    <w:rsid w:val="00941F38"/>
    <w:rsid w:val="00942C7A"/>
    <w:rsid w:val="00942CDF"/>
    <w:rsid w:val="009431F1"/>
    <w:rsid w:val="00943B6F"/>
    <w:rsid w:val="00944D0F"/>
    <w:rsid w:val="00944F5A"/>
    <w:rsid w:val="00945735"/>
    <w:rsid w:val="00945D2D"/>
    <w:rsid w:val="00945DB2"/>
    <w:rsid w:val="009464C0"/>
    <w:rsid w:val="0094652B"/>
    <w:rsid w:val="0094723E"/>
    <w:rsid w:val="00947B84"/>
    <w:rsid w:val="00947C81"/>
    <w:rsid w:val="00947CB9"/>
    <w:rsid w:val="009501F3"/>
    <w:rsid w:val="00950B0D"/>
    <w:rsid w:val="009510B6"/>
    <w:rsid w:val="0095110B"/>
    <w:rsid w:val="00951228"/>
    <w:rsid w:val="009518CF"/>
    <w:rsid w:val="00951B52"/>
    <w:rsid w:val="0095270E"/>
    <w:rsid w:val="00952F68"/>
    <w:rsid w:val="0095398A"/>
    <w:rsid w:val="009547D5"/>
    <w:rsid w:val="00954DCE"/>
    <w:rsid w:val="00955534"/>
    <w:rsid w:val="0095581A"/>
    <w:rsid w:val="00955B2C"/>
    <w:rsid w:val="0095625C"/>
    <w:rsid w:val="009572ED"/>
    <w:rsid w:val="00957369"/>
    <w:rsid w:val="0095774C"/>
    <w:rsid w:val="009577B8"/>
    <w:rsid w:val="00957FD5"/>
    <w:rsid w:val="00960D30"/>
    <w:rsid w:val="00961175"/>
    <w:rsid w:val="00962C89"/>
    <w:rsid w:val="00962EF7"/>
    <w:rsid w:val="009631CF"/>
    <w:rsid w:val="00963C35"/>
    <w:rsid w:val="00963FFE"/>
    <w:rsid w:val="0096481A"/>
    <w:rsid w:val="009648B8"/>
    <w:rsid w:val="009653BD"/>
    <w:rsid w:val="0096546A"/>
    <w:rsid w:val="0096607C"/>
    <w:rsid w:val="009668B5"/>
    <w:rsid w:val="00966A64"/>
    <w:rsid w:val="00966A72"/>
    <w:rsid w:val="00966EC8"/>
    <w:rsid w:val="0096756C"/>
    <w:rsid w:val="00970E4C"/>
    <w:rsid w:val="0097106C"/>
    <w:rsid w:val="009711BC"/>
    <w:rsid w:val="00971EE1"/>
    <w:rsid w:val="00972438"/>
    <w:rsid w:val="00972DA8"/>
    <w:rsid w:val="0097336D"/>
    <w:rsid w:val="009736E5"/>
    <w:rsid w:val="00973D84"/>
    <w:rsid w:val="009748B1"/>
    <w:rsid w:val="00975B35"/>
    <w:rsid w:val="0097632A"/>
    <w:rsid w:val="009767E7"/>
    <w:rsid w:val="0097754B"/>
    <w:rsid w:val="00977589"/>
    <w:rsid w:val="009778B3"/>
    <w:rsid w:val="00977EC9"/>
    <w:rsid w:val="009806B3"/>
    <w:rsid w:val="0098091E"/>
    <w:rsid w:val="00980E41"/>
    <w:rsid w:val="009811BA"/>
    <w:rsid w:val="0098155C"/>
    <w:rsid w:val="00981E7D"/>
    <w:rsid w:val="00982D38"/>
    <w:rsid w:val="0098388E"/>
    <w:rsid w:val="009846FC"/>
    <w:rsid w:val="009866BB"/>
    <w:rsid w:val="0098670C"/>
    <w:rsid w:val="009874B3"/>
    <w:rsid w:val="009903CC"/>
    <w:rsid w:val="00990A67"/>
    <w:rsid w:val="0099159E"/>
    <w:rsid w:val="009919CE"/>
    <w:rsid w:val="00991A04"/>
    <w:rsid w:val="00991C03"/>
    <w:rsid w:val="00991D96"/>
    <w:rsid w:val="0099203E"/>
    <w:rsid w:val="00992403"/>
    <w:rsid w:val="0099242C"/>
    <w:rsid w:val="00992DFE"/>
    <w:rsid w:val="009947B5"/>
    <w:rsid w:val="00994BFF"/>
    <w:rsid w:val="0099509F"/>
    <w:rsid w:val="0099559D"/>
    <w:rsid w:val="0099564A"/>
    <w:rsid w:val="00996067"/>
    <w:rsid w:val="0099656B"/>
    <w:rsid w:val="00996944"/>
    <w:rsid w:val="009969F3"/>
    <w:rsid w:val="009969F9"/>
    <w:rsid w:val="0099747E"/>
    <w:rsid w:val="00997BAE"/>
    <w:rsid w:val="00997BD2"/>
    <w:rsid w:val="00997CA8"/>
    <w:rsid w:val="00997DCE"/>
    <w:rsid w:val="009A003E"/>
    <w:rsid w:val="009A0126"/>
    <w:rsid w:val="009A0678"/>
    <w:rsid w:val="009A087D"/>
    <w:rsid w:val="009A0A01"/>
    <w:rsid w:val="009A0A5B"/>
    <w:rsid w:val="009A0DCB"/>
    <w:rsid w:val="009A17B6"/>
    <w:rsid w:val="009A1F80"/>
    <w:rsid w:val="009A27EE"/>
    <w:rsid w:val="009A322D"/>
    <w:rsid w:val="009A3995"/>
    <w:rsid w:val="009A3C21"/>
    <w:rsid w:val="009A3CC1"/>
    <w:rsid w:val="009A4587"/>
    <w:rsid w:val="009A4F17"/>
    <w:rsid w:val="009A67FE"/>
    <w:rsid w:val="009A7054"/>
    <w:rsid w:val="009A7BFA"/>
    <w:rsid w:val="009A7D1D"/>
    <w:rsid w:val="009B020E"/>
    <w:rsid w:val="009B0699"/>
    <w:rsid w:val="009B149F"/>
    <w:rsid w:val="009B200E"/>
    <w:rsid w:val="009B250A"/>
    <w:rsid w:val="009B26C9"/>
    <w:rsid w:val="009B2FEA"/>
    <w:rsid w:val="009B36B2"/>
    <w:rsid w:val="009B3BFF"/>
    <w:rsid w:val="009B4235"/>
    <w:rsid w:val="009B458B"/>
    <w:rsid w:val="009B4632"/>
    <w:rsid w:val="009B48D1"/>
    <w:rsid w:val="009B4AAF"/>
    <w:rsid w:val="009B5367"/>
    <w:rsid w:val="009B6178"/>
    <w:rsid w:val="009B699D"/>
    <w:rsid w:val="009B6B0A"/>
    <w:rsid w:val="009B6C3F"/>
    <w:rsid w:val="009B6DE7"/>
    <w:rsid w:val="009B6E31"/>
    <w:rsid w:val="009B7964"/>
    <w:rsid w:val="009B7EDB"/>
    <w:rsid w:val="009B7F34"/>
    <w:rsid w:val="009C0099"/>
    <w:rsid w:val="009C1731"/>
    <w:rsid w:val="009C2AC6"/>
    <w:rsid w:val="009C2ED5"/>
    <w:rsid w:val="009C35EE"/>
    <w:rsid w:val="009C4FAA"/>
    <w:rsid w:val="009C509F"/>
    <w:rsid w:val="009C5581"/>
    <w:rsid w:val="009C6091"/>
    <w:rsid w:val="009C69E6"/>
    <w:rsid w:val="009C73BB"/>
    <w:rsid w:val="009C7590"/>
    <w:rsid w:val="009C761E"/>
    <w:rsid w:val="009C78D4"/>
    <w:rsid w:val="009C7A50"/>
    <w:rsid w:val="009C7A91"/>
    <w:rsid w:val="009D068B"/>
    <w:rsid w:val="009D0998"/>
    <w:rsid w:val="009D0D88"/>
    <w:rsid w:val="009D11C3"/>
    <w:rsid w:val="009D13D3"/>
    <w:rsid w:val="009D1EA6"/>
    <w:rsid w:val="009D279F"/>
    <w:rsid w:val="009D2C67"/>
    <w:rsid w:val="009D3AD5"/>
    <w:rsid w:val="009D3E22"/>
    <w:rsid w:val="009D3E33"/>
    <w:rsid w:val="009D4611"/>
    <w:rsid w:val="009D48A9"/>
    <w:rsid w:val="009D48BD"/>
    <w:rsid w:val="009D5A3C"/>
    <w:rsid w:val="009D72B4"/>
    <w:rsid w:val="009D735C"/>
    <w:rsid w:val="009D7D8D"/>
    <w:rsid w:val="009E04EE"/>
    <w:rsid w:val="009E0F84"/>
    <w:rsid w:val="009E1251"/>
    <w:rsid w:val="009E1654"/>
    <w:rsid w:val="009E25E7"/>
    <w:rsid w:val="009E2AF2"/>
    <w:rsid w:val="009E2B72"/>
    <w:rsid w:val="009E2DF6"/>
    <w:rsid w:val="009E2EA8"/>
    <w:rsid w:val="009E41DC"/>
    <w:rsid w:val="009E433A"/>
    <w:rsid w:val="009E453C"/>
    <w:rsid w:val="009E4908"/>
    <w:rsid w:val="009E49FA"/>
    <w:rsid w:val="009E4DB4"/>
    <w:rsid w:val="009E518B"/>
    <w:rsid w:val="009E59B5"/>
    <w:rsid w:val="009E5EEC"/>
    <w:rsid w:val="009E5F18"/>
    <w:rsid w:val="009E62DD"/>
    <w:rsid w:val="009E6308"/>
    <w:rsid w:val="009E636F"/>
    <w:rsid w:val="009E6BBA"/>
    <w:rsid w:val="009E6CC7"/>
    <w:rsid w:val="009E70FE"/>
    <w:rsid w:val="009E773D"/>
    <w:rsid w:val="009E79DC"/>
    <w:rsid w:val="009F04ED"/>
    <w:rsid w:val="009F0ED0"/>
    <w:rsid w:val="009F118C"/>
    <w:rsid w:val="009F1381"/>
    <w:rsid w:val="009F2241"/>
    <w:rsid w:val="009F2435"/>
    <w:rsid w:val="009F25AE"/>
    <w:rsid w:val="009F3371"/>
    <w:rsid w:val="009F34E4"/>
    <w:rsid w:val="009F35D5"/>
    <w:rsid w:val="009F3676"/>
    <w:rsid w:val="009F3C49"/>
    <w:rsid w:val="009F3FEC"/>
    <w:rsid w:val="009F5536"/>
    <w:rsid w:val="009F57DD"/>
    <w:rsid w:val="009F5B25"/>
    <w:rsid w:val="009F65EA"/>
    <w:rsid w:val="009F7216"/>
    <w:rsid w:val="009F79A3"/>
    <w:rsid w:val="00A00303"/>
    <w:rsid w:val="00A00780"/>
    <w:rsid w:val="00A00815"/>
    <w:rsid w:val="00A00AE5"/>
    <w:rsid w:val="00A00D4E"/>
    <w:rsid w:val="00A00DD1"/>
    <w:rsid w:val="00A018C5"/>
    <w:rsid w:val="00A01922"/>
    <w:rsid w:val="00A01938"/>
    <w:rsid w:val="00A01E28"/>
    <w:rsid w:val="00A01EDD"/>
    <w:rsid w:val="00A01F3F"/>
    <w:rsid w:val="00A0215C"/>
    <w:rsid w:val="00A028A3"/>
    <w:rsid w:val="00A02F0C"/>
    <w:rsid w:val="00A0306E"/>
    <w:rsid w:val="00A034B2"/>
    <w:rsid w:val="00A03994"/>
    <w:rsid w:val="00A03B19"/>
    <w:rsid w:val="00A03F80"/>
    <w:rsid w:val="00A04431"/>
    <w:rsid w:val="00A04A2A"/>
    <w:rsid w:val="00A04B4F"/>
    <w:rsid w:val="00A04E7D"/>
    <w:rsid w:val="00A0590C"/>
    <w:rsid w:val="00A059B9"/>
    <w:rsid w:val="00A05F5B"/>
    <w:rsid w:val="00A06912"/>
    <w:rsid w:val="00A06950"/>
    <w:rsid w:val="00A06952"/>
    <w:rsid w:val="00A06A01"/>
    <w:rsid w:val="00A06A32"/>
    <w:rsid w:val="00A06AC4"/>
    <w:rsid w:val="00A0701F"/>
    <w:rsid w:val="00A0724C"/>
    <w:rsid w:val="00A07265"/>
    <w:rsid w:val="00A07F6F"/>
    <w:rsid w:val="00A1055F"/>
    <w:rsid w:val="00A105CD"/>
    <w:rsid w:val="00A110CC"/>
    <w:rsid w:val="00A11672"/>
    <w:rsid w:val="00A117D0"/>
    <w:rsid w:val="00A11996"/>
    <w:rsid w:val="00A12659"/>
    <w:rsid w:val="00A126EB"/>
    <w:rsid w:val="00A127D6"/>
    <w:rsid w:val="00A128E3"/>
    <w:rsid w:val="00A13EEE"/>
    <w:rsid w:val="00A1405F"/>
    <w:rsid w:val="00A148D1"/>
    <w:rsid w:val="00A14DD7"/>
    <w:rsid w:val="00A155BE"/>
    <w:rsid w:val="00A15F42"/>
    <w:rsid w:val="00A16369"/>
    <w:rsid w:val="00A1683C"/>
    <w:rsid w:val="00A16B33"/>
    <w:rsid w:val="00A209B9"/>
    <w:rsid w:val="00A218E1"/>
    <w:rsid w:val="00A21D6E"/>
    <w:rsid w:val="00A22DB2"/>
    <w:rsid w:val="00A22F38"/>
    <w:rsid w:val="00A230CB"/>
    <w:rsid w:val="00A23BBD"/>
    <w:rsid w:val="00A23EFC"/>
    <w:rsid w:val="00A247D9"/>
    <w:rsid w:val="00A24B5E"/>
    <w:rsid w:val="00A251E7"/>
    <w:rsid w:val="00A254C7"/>
    <w:rsid w:val="00A25D84"/>
    <w:rsid w:val="00A26921"/>
    <w:rsid w:val="00A3037E"/>
    <w:rsid w:val="00A30D79"/>
    <w:rsid w:val="00A30EEA"/>
    <w:rsid w:val="00A317DA"/>
    <w:rsid w:val="00A31C40"/>
    <w:rsid w:val="00A3266D"/>
    <w:rsid w:val="00A33AE9"/>
    <w:rsid w:val="00A33E1E"/>
    <w:rsid w:val="00A34128"/>
    <w:rsid w:val="00A342E7"/>
    <w:rsid w:val="00A353C5"/>
    <w:rsid w:val="00A35498"/>
    <w:rsid w:val="00A360D2"/>
    <w:rsid w:val="00A3676C"/>
    <w:rsid w:val="00A36DAA"/>
    <w:rsid w:val="00A37125"/>
    <w:rsid w:val="00A376BB"/>
    <w:rsid w:val="00A40557"/>
    <w:rsid w:val="00A40866"/>
    <w:rsid w:val="00A40A2A"/>
    <w:rsid w:val="00A411C1"/>
    <w:rsid w:val="00A42B78"/>
    <w:rsid w:val="00A44CFF"/>
    <w:rsid w:val="00A4518D"/>
    <w:rsid w:val="00A469AF"/>
    <w:rsid w:val="00A471E3"/>
    <w:rsid w:val="00A4798D"/>
    <w:rsid w:val="00A47DFD"/>
    <w:rsid w:val="00A504C5"/>
    <w:rsid w:val="00A51274"/>
    <w:rsid w:val="00A519A8"/>
    <w:rsid w:val="00A51F1C"/>
    <w:rsid w:val="00A51F5A"/>
    <w:rsid w:val="00A52120"/>
    <w:rsid w:val="00A521F3"/>
    <w:rsid w:val="00A526EB"/>
    <w:rsid w:val="00A5271C"/>
    <w:rsid w:val="00A52D57"/>
    <w:rsid w:val="00A5301E"/>
    <w:rsid w:val="00A54294"/>
    <w:rsid w:val="00A54F6A"/>
    <w:rsid w:val="00A54FB7"/>
    <w:rsid w:val="00A553CF"/>
    <w:rsid w:val="00A555F9"/>
    <w:rsid w:val="00A5576D"/>
    <w:rsid w:val="00A56013"/>
    <w:rsid w:val="00A56424"/>
    <w:rsid w:val="00A565B3"/>
    <w:rsid w:val="00A566B0"/>
    <w:rsid w:val="00A56771"/>
    <w:rsid w:val="00A56E14"/>
    <w:rsid w:val="00A575E8"/>
    <w:rsid w:val="00A57C46"/>
    <w:rsid w:val="00A57C5A"/>
    <w:rsid w:val="00A57F3C"/>
    <w:rsid w:val="00A603C9"/>
    <w:rsid w:val="00A609FD"/>
    <w:rsid w:val="00A614F6"/>
    <w:rsid w:val="00A6174B"/>
    <w:rsid w:val="00A61EA1"/>
    <w:rsid w:val="00A622D3"/>
    <w:rsid w:val="00A62D00"/>
    <w:rsid w:val="00A630B6"/>
    <w:rsid w:val="00A638FB"/>
    <w:rsid w:val="00A63DD2"/>
    <w:rsid w:val="00A647DB"/>
    <w:rsid w:val="00A65D3B"/>
    <w:rsid w:val="00A65DF8"/>
    <w:rsid w:val="00A65E4A"/>
    <w:rsid w:val="00A66B95"/>
    <w:rsid w:val="00A672B0"/>
    <w:rsid w:val="00A672B4"/>
    <w:rsid w:val="00A67CD6"/>
    <w:rsid w:val="00A67D30"/>
    <w:rsid w:val="00A717CD"/>
    <w:rsid w:val="00A719B1"/>
    <w:rsid w:val="00A7245E"/>
    <w:rsid w:val="00A73362"/>
    <w:rsid w:val="00A736E1"/>
    <w:rsid w:val="00A73761"/>
    <w:rsid w:val="00A7390B"/>
    <w:rsid w:val="00A73D42"/>
    <w:rsid w:val="00A74582"/>
    <w:rsid w:val="00A74D86"/>
    <w:rsid w:val="00A74F94"/>
    <w:rsid w:val="00A75418"/>
    <w:rsid w:val="00A75E1C"/>
    <w:rsid w:val="00A75E6E"/>
    <w:rsid w:val="00A7639A"/>
    <w:rsid w:val="00A769D0"/>
    <w:rsid w:val="00A770BC"/>
    <w:rsid w:val="00A771E7"/>
    <w:rsid w:val="00A77773"/>
    <w:rsid w:val="00A77B71"/>
    <w:rsid w:val="00A80247"/>
    <w:rsid w:val="00A80744"/>
    <w:rsid w:val="00A8118A"/>
    <w:rsid w:val="00A813B6"/>
    <w:rsid w:val="00A8142F"/>
    <w:rsid w:val="00A81FA8"/>
    <w:rsid w:val="00A83135"/>
    <w:rsid w:val="00A8346A"/>
    <w:rsid w:val="00A834B3"/>
    <w:rsid w:val="00A8368B"/>
    <w:rsid w:val="00A839BD"/>
    <w:rsid w:val="00A8438A"/>
    <w:rsid w:val="00A84A2F"/>
    <w:rsid w:val="00A84D47"/>
    <w:rsid w:val="00A86AA1"/>
    <w:rsid w:val="00A86FD7"/>
    <w:rsid w:val="00A87164"/>
    <w:rsid w:val="00A8721C"/>
    <w:rsid w:val="00A874F2"/>
    <w:rsid w:val="00A8767E"/>
    <w:rsid w:val="00A878E8"/>
    <w:rsid w:val="00A879B8"/>
    <w:rsid w:val="00A9033E"/>
    <w:rsid w:val="00A9039B"/>
    <w:rsid w:val="00A906E2"/>
    <w:rsid w:val="00A908D9"/>
    <w:rsid w:val="00A90B72"/>
    <w:rsid w:val="00A9193B"/>
    <w:rsid w:val="00A91AC8"/>
    <w:rsid w:val="00A91F2A"/>
    <w:rsid w:val="00A9256A"/>
    <w:rsid w:val="00A9302B"/>
    <w:rsid w:val="00A94057"/>
    <w:rsid w:val="00A946CF"/>
    <w:rsid w:val="00A9481C"/>
    <w:rsid w:val="00A94DDB"/>
    <w:rsid w:val="00A94F2A"/>
    <w:rsid w:val="00A95C11"/>
    <w:rsid w:val="00A95EC0"/>
    <w:rsid w:val="00A965B2"/>
    <w:rsid w:val="00A96AE4"/>
    <w:rsid w:val="00A96F94"/>
    <w:rsid w:val="00A97277"/>
    <w:rsid w:val="00A978B0"/>
    <w:rsid w:val="00A97DD8"/>
    <w:rsid w:val="00AA09FB"/>
    <w:rsid w:val="00AA1514"/>
    <w:rsid w:val="00AA1DB4"/>
    <w:rsid w:val="00AA22A5"/>
    <w:rsid w:val="00AA23E9"/>
    <w:rsid w:val="00AA2CC9"/>
    <w:rsid w:val="00AA2D4F"/>
    <w:rsid w:val="00AA2D81"/>
    <w:rsid w:val="00AA30A1"/>
    <w:rsid w:val="00AA3E8B"/>
    <w:rsid w:val="00AA40AD"/>
    <w:rsid w:val="00AA4293"/>
    <w:rsid w:val="00AA4CE0"/>
    <w:rsid w:val="00AA4CEE"/>
    <w:rsid w:val="00AA5312"/>
    <w:rsid w:val="00AA6545"/>
    <w:rsid w:val="00AA6A96"/>
    <w:rsid w:val="00AA757C"/>
    <w:rsid w:val="00AB0016"/>
    <w:rsid w:val="00AB0B31"/>
    <w:rsid w:val="00AB0ED6"/>
    <w:rsid w:val="00AB0F37"/>
    <w:rsid w:val="00AB10DE"/>
    <w:rsid w:val="00AB1263"/>
    <w:rsid w:val="00AB135A"/>
    <w:rsid w:val="00AB1527"/>
    <w:rsid w:val="00AB1560"/>
    <w:rsid w:val="00AB18CD"/>
    <w:rsid w:val="00AB19D0"/>
    <w:rsid w:val="00AB1BF4"/>
    <w:rsid w:val="00AB22D7"/>
    <w:rsid w:val="00AB236E"/>
    <w:rsid w:val="00AB254C"/>
    <w:rsid w:val="00AB3001"/>
    <w:rsid w:val="00AB3EC0"/>
    <w:rsid w:val="00AB3F35"/>
    <w:rsid w:val="00AB4903"/>
    <w:rsid w:val="00AB4C8C"/>
    <w:rsid w:val="00AB5532"/>
    <w:rsid w:val="00AB57C9"/>
    <w:rsid w:val="00AB5984"/>
    <w:rsid w:val="00AB5EBD"/>
    <w:rsid w:val="00AB6190"/>
    <w:rsid w:val="00AB6414"/>
    <w:rsid w:val="00AB6A76"/>
    <w:rsid w:val="00AB719A"/>
    <w:rsid w:val="00AB7757"/>
    <w:rsid w:val="00AB7770"/>
    <w:rsid w:val="00AB7D37"/>
    <w:rsid w:val="00AC014C"/>
    <w:rsid w:val="00AC049B"/>
    <w:rsid w:val="00AC0AEE"/>
    <w:rsid w:val="00AC17F5"/>
    <w:rsid w:val="00AC1EEE"/>
    <w:rsid w:val="00AC2C40"/>
    <w:rsid w:val="00AC3475"/>
    <w:rsid w:val="00AC3774"/>
    <w:rsid w:val="00AC3974"/>
    <w:rsid w:val="00AC43C7"/>
    <w:rsid w:val="00AC46F8"/>
    <w:rsid w:val="00AC5DC7"/>
    <w:rsid w:val="00AC6E15"/>
    <w:rsid w:val="00AC7CED"/>
    <w:rsid w:val="00AC7E9D"/>
    <w:rsid w:val="00AD0731"/>
    <w:rsid w:val="00AD07AE"/>
    <w:rsid w:val="00AD0B45"/>
    <w:rsid w:val="00AD1632"/>
    <w:rsid w:val="00AD2151"/>
    <w:rsid w:val="00AD2A8D"/>
    <w:rsid w:val="00AD31DA"/>
    <w:rsid w:val="00AD329C"/>
    <w:rsid w:val="00AD347F"/>
    <w:rsid w:val="00AD3C3B"/>
    <w:rsid w:val="00AD3F89"/>
    <w:rsid w:val="00AD3FEB"/>
    <w:rsid w:val="00AD4873"/>
    <w:rsid w:val="00AD5272"/>
    <w:rsid w:val="00AD5402"/>
    <w:rsid w:val="00AD5D29"/>
    <w:rsid w:val="00AD62FC"/>
    <w:rsid w:val="00AD6AB9"/>
    <w:rsid w:val="00AD6D2D"/>
    <w:rsid w:val="00AD74F5"/>
    <w:rsid w:val="00AD7B2D"/>
    <w:rsid w:val="00AE0EE0"/>
    <w:rsid w:val="00AE146C"/>
    <w:rsid w:val="00AE1A79"/>
    <w:rsid w:val="00AE2F19"/>
    <w:rsid w:val="00AE3ED9"/>
    <w:rsid w:val="00AE42C1"/>
    <w:rsid w:val="00AE4720"/>
    <w:rsid w:val="00AE493E"/>
    <w:rsid w:val="00AE4996"/>
    <w:rsid w:val="00AE4B1A"/>
    <w:rsid w:val="00AE4C2D"/>
    <w:rsid w:val="00AE4F39"/>
    <w:rsid w:val="00AE774E"/>
    <w:rsid w:val="00AE7B75"/>
    <w:rsid w:val="00AF0D8A"/>
    <w:rsid w:val="00AF10D7"/>
    <w:rsid w:val="00AF134F"/>
    <w:rsid w:val="00AF27DF"/>
    <w:rsid w:val="00AF2D70"/>
    <w:rsid w:val="00AF31BD"/>
    <w:rsid w:val="00AF481C"/>
    <w:rsid w:val="00AF48DA"/>
    <w:rsid w:val="00AF5411"/>
    <w:rsid w:val="00AF563C"/>
    <w:rsid w:val="00AF6587"/>
    <w:rsid w:val="00AF67D9"/>
    <w:rsid w:val="00AF7496"/>
    <w:rsid w:val="00AF7F2B"/>
    <w:rsid w:val="00B0033E"/>
    <w:rsid w:val="00B00A0B"/>
    <w:rsid w:val="00B00D17"/>
    <w:rsid w:val="00B0101B"/>
    <w:rsid w:val="00B01BC1"/>
    <w:rsid w:val="00B02534"/>
    <w:rsid w:val="00B03F6E"/>
    <w:rsid w:val="00B04898"/>
    <w:rsid w:val="00B04EC5"/>
    <w:rsid w:val="00B0599A"/>
    <w:rsid w:val="00B05B5D"/>
    <w:rsid w:val="00B05CC5"/>
    <w:rsid w:val="00B06243"/>
    <w:rsid w:val="00B063D7"/>
    <w:rsid w:val="00B06D5B"/>
    <w:rsid w:val="00B06D90"/>
    <w:rsid w:val="00B07334"/>
    <w:rsid w:val="00B075D1"/>
    <w:rsid w:val="00B079A1"/>
    <w:rsid w:val="00B10269"/>
    <w:rsid w:val="00B10364"/>
    <w:rsid w:val="00B10639"/>
    <w:rsid w:val="00B1085C"/>
    <w:rsid w:val="00B11059"/>
    <w:rsid w:val="00B110D1"/>
    <w:rsid w:val="00B11531"/>
    <w:rsid w:val="00B11807"/>
    <w:rsid w:val="00B125BB"/>
    <w:rsid w:val="00B13144"/>
    <w:rsid w:val="00B137DA"/>
    <w:rsid w:val="00B13872"/>
    <w:rsid w:val="00B148B5"/>
    <w:rsid w:val="00B14A74"/>
    <w:rsid w:val="00B14AAD"/>
    <w:rsid w:val="00B14F83"/>
    <w:rsid w:val="00B14FF4"/>
    <w:rsid w:val="00B1534B"/>
    <w:rsid w:val="00B156D8"/>
    <w:rsid w:val="00B164D6"/>
    <w:rsid w:val="00B172B2"/>
    <w:rsid w:val="00B172D2"/>
    <w:rsid w:val="00B205F4"/>
    <w:rsid w:val="00B2071F"/>
    <w:rsid w:val="00B20814"/>
    <w:rsid w:val="00B21101"/>
    <w:rsid w:val="00B22565"/>
    <w:rsid w:val="00B23015"/>
    <w:rsid w:val="00B2376B"/>
    <w:rsid w:val="00B23DB9"/>
    <w:rsid w:val="00B243AE"/>
    <w:rsid w:val="00B249D6"/>
    <w:rsid w:val="00B25E28"/>
    <w:rsid w:val="00B25ECA"/>
    <w:rsid w:val="00B26584"/>
    <w:rsid w:val="00B26B1C"/>
    <w:rsid w:val="00B27D14"/>
    <w:rsid w:val="00B3230A"/>
    <w:rsid w:val="00B328E8"/>
    <w:rsid w:val="00B3376E"/>
    <w:rsid w:val="00B3454A"/>
    <w:rsid w:val="00B35B3D"/>
    <w:rsid w:val="00B3611D"/>
    <w:rsid w:val="00B36C60"/>
    <w:rsid w:val="00B37C10"/>
    <w:rsid w:val="00B40AF3"/>
    <w:rsid w:val="00B40BBD"/>
    <w:rsid w:val="00B41170"/>
    <w:rsid w:val="00B41836"/>
    <w:rsid w:val="00B42210"/>
    <w:rsid w:val="00B426BF"/>
    <w:rsid w:val="00B42724"/>
    <w:rsid w:val="00B43E7E"/>
    <w:rsid w:val="00B43F28"/>
    <w:rsid w:val="00B445DC"/>
    <w:rsid w:val="00B446C3"/>
    <w:rsid w:val="00B44ABA"/>
    <w:rsid w:val="00B44BAE"/>
    <w:rsid w:val="00B44F21"/>
    <w:rsid w:val="00B452D6"/>
    <w:rsid w:val="00B456A2"/>
    <w:rsid w:val="00B45FD1"/>
    <w:rsid w:val="00B45FEB"/>
    <w:rsid w:val="00B46F35"/>
    <w:rsid w:val="00B47719"/>
    <w:rsid w:val="00B477A1"/>
    <w:rsid w:val="00B47817"/>
    <w:rsid w:val="00B508D4"/>
    <w:rsid w:val="00B51091"/>
    <w:rsid w:val="00B525FF"/>
    <w:rsid w:val="00B52653"/>
    <w:rsid w:val="00B52E20"/>
    <w:rsid w:val="00B540D2"/>
    <w:rsid w:val="00B543C5"/>
    <w:rsid w:val="00B54612"/>
    <w:rsid w:val="00B54B63"/>
    <w:rsid w:val="00B54E2E"/>
    <w:rsid w:val="00B5514E"/>
    <w:rsid w:val="00B55262"/>
    <w:rsid w:val="00B554AD"/>
    <w:rsid w:val="00B56073"/>
    <w:rsid w:val="00B56763"/>
    <w:rsid w:val="00B56847"/>
    <w:rsid w:val="00B568E6"/>
    <w:rsid w:val="00B57FB0"/>
    <w:rsid w:val="00B60145"/>
    <w:rsid w:val="00B60576"/>
    <w:rsid w:val="00B61126"/>
    <w:rsid w:val="00B61D94"/>
    <w:rsid w:val="00B61FDD"/>
    <w:rsid w:val="00B62675"/>
    <w:rsid w:val="00B62B0C"/>
    <w:rsid w:val="00B62E8B"/>
    <w:rsid w:val="00B63342"/>
    <w:rsid w:val="00B633BE"/>
    <w:rsid w:val="00B63519"/>
    <w:rsid w:val="00B636F6"/>
    <w:rsid w:val="00B64187"/>
    <w:rsid w:val="00B64A83"/>
    <w:rsid w:val="00B655EA"/>
    <w:rsid w:val="00B65787"/>
    <w:rsid w:val="00B6587B"/>
    <w:rsid w:val="00B65A31"/>
    <w:rsid w:val="00B660A3"/>
    <w:rsid w:val="00B661F0"/>
    <w:rsid w:val="00B6626A"/>
    <w:rsid w:val="00B662F0"/>
    <w:rsid w:val="00B66FF2"/>
    <w:rsid w:val="00B7010C"/>
    <w:rsid w:val="00B70116"/>
    <w:rsid w:val="00B71A49"/>
    <w:rsid w:val="00B71AD7"/>
    <w:rsid w:val="00B71D7F"/>
    <w:rsid w:val="00B72444"/>
    <w:rsid w:val="00B72741"/>
    <w:rsid w:val="00B72F7A"/>
    <w:rsid w:val="00B73065"/>
    <w:rsid w:val="00B7386E"/>
    <w:rsid w:val="00B7483C"/>
    <w:rsid w:val="00B74D68"/>
    <w:rsid w:val="00B759C6"/>
    <w:rsid w:val="00B75E0B"/>
    <w:rsid w:val="00B76C1B"/>
    <w:rsid w:val="00B76F82"/>
    <w:rsid w:val="00B7745D"/>
    <w:rsid w:val="00B77938"/>
    <w:rsid w:val="00B803D3"/>
    <w:rsid w:val="00B808F8"/>
    <w:rsid w:val="00B81BEA"/>
    <w:rsid w:val="00B82AB0"/>
    <w:rsid w:val="00B82D55"/>
    <w:rsid w:val="00B840A9"/>
    <w:rsid w:val="00B84483"/>
    <w:rsid w:val="00B84F4F"/>
    <w:rsid w:val="00B84F7E"/>
    <w:rsid w:val="00B864AC"/>
    <w:rsid w:val="00B86CB6"/>
    <w:rsid w:val="00B86DAC"/>
    <w:rsid w:val="00B86E26"/>
    <w:rsid w:val="00B86E3E"/>
    <w:rsid w:val="00B87044"/>
    <w:rsid w:val="00B901EE"/>
    <w:rsid w:val="00B90381"/>
    <w:rsid w:val="00B90452"/>
    <w:rsid w:val="00B906BD"/>
    <w:rsid w:val="00B9076F"/>
    <w:rsid w:val="00B90C24"/>
    <w:rsid w:val="00B91604"/>
    <w:rsid w:val="00B91EC1"/>
    <w:rsid w:val="00B920C1"/>
    <w:rsid w:val="00B92141"/>
    <w:rsid w:val="00B92259"/>
    <w:rsid w:val="00B925CA"/>
    <w:rsid w:val="00B93883"/>
    <w:rsid w:val="00B94DE7"/>
    <w:rsid w:val="00B95009"/>
    <w:rsid w:val="00B95C60"/>
    <w:rsid w:val="00B95ED3"/>
    <w:rsid w:val="00B97FAD"/>
    <w:rsid w:val="00BA0142"/>
    <w:rsid w:val="00BA0691"/>
    <w:rsid w:val="00BA235A"/>
    <w:rsid w:val="00BA2EA3"/>
    <w:rsid w:val="00BA4118"/>
    <w:rsid w:val="00BA46A1"/>
    <w:rsid w:val="00BA4DBA"/>
    <w:rsid w:val="00BA4F43"/>
    <w:rsid w:val="00BA607B"/>
    <w:rsid w:val="00BA6424"/>
    <w:rsid w:val="00BA68C3"/>
    <w:rsid w:val="00BA6F18"/>
    <w:rsid w:val="00BA6FFC"/>
    <w:rsid w:val="00BA7492"/>
    <w:rsid w:val="00BA7954"/>
    <w:rsid w:val="00BA7D6B"/>
    <w:rsid w:val="00BA7E06"/>
    <w:rsid w:val="00BB0904"/>
    <w:rsid w:val="00BB1AB6"/>
    <w:rsid w:val="00BB1EC5"/>
    <w:rsid w:val="00BB1F47"/>
    <w:rsid w:val="00BB1FE7"/>
    <w:rsid w:val="00BB2521"/>
    <w:rsid w:val="00BB2985"/>
    <w:rsid w:val="00BB2A86"/>
    <w:rsid w:val="00BB2C98"/>
    <w:rsid w:val="00BB3952"/>
    <w:rsid w:val="00BB40CD"/>
    <w:rsid w:val="00BB4935"/>
    <w:rsid w:val="00BB4936"/>
    <w:rsid w:val="00BB4EF2"/>
    <w:rsid w:val="00BB51C4"/>
    <w:rsid w:val="00BB5E9A"/>
    <w:rsid w:val="00BB632E"/>
    <w:rsid w:val="00BB68FE"/>
    <w:rsid w:val="00BB6B32"/>
    <w:rsid w:val="00BB71CC"/>
    <w:rsid w:val="00BB724A"/>
    <w:rsid w:val="00BB750B"/>
    <w:rsid w:val="00BC0447"/>
    <w:rsid w:val="00BC0782"/>
    <w:rsid w:val="00BC0B83"/>
    <w:rsid w:val="00BC1074"/>
    <w:rsid w:val="00BC13F7"/>
    <w:rsid w:val="00BC1494"/>
    <w:rsid w:val="00BC1CFA"/>
    <w:rsid w:val="00BC24D7"/>
    <w:rsid w:val="00BC2625"/>
    <w:rsid w:val="00BC27EC"/>
    <w:rsid w:val="00BC28C5"/>
    <w:rsid w:val="00BC3136"/>
    <w:rsid w:val="00BC3671"/>
    <w:rsid w:val="00BC397C"/>
    <w:rsid w:val="00BC3B7E"/>
    <w:rsid w:val="00BC559E"/>
    <w:rsid w:val="00BC5663"/>
    <w:rsid w:val="00BC5B80"/>
    <w:rsid w:val="00BC68B9"/>
    <w:rsid w:val="00BC74E1"/>
    <w:rsid w:val="00BC7D3A"/>
    <w:rsid w:val="00BD08A0"/>
    <w:rsid w:val="00BD1164"/>
    <w:rsid w:val="00BD167D"/>
    <w:rsid w:val="00BD1A28"/>
    <w:rsid w:val="00BD1DDC"/>
    <w:rsid w:val="00BD1F7A"/>
    <w:rsid w:val="00BD21ED"/>
    <w:rsid w:val="00BD25EE"/>
    <w:rsid w:val="00BD284E"/>
    <w:rsid w:val="00BD2B2F"/>
    <w:rsid w:val="00BD30D5"/>
    <w:rsid w:val="00BD3306"/>
    <w:rsid w:val="00BD4120"/>
    <w:rsid w:val="00BD4472"/>
    <w:rsid w:val="00BD5B9E"/>
    <w:rsid w:val="00BD5D79"/>
    <w:rsid w:val="00BD5E29"/>
    <w:rsid w:val="00BD5EE2"/>
    <w:rsid w:val="00BD63BF"/>
    <w:rsid w:val="00BD6866"/>
    <w:rsid w:val="00BD687F"/>
    <w:rsid w:val="00BD6F94"/>
    <w:rsid w:val="00BE087F"/>
    <w:rsid w:val="00BE0DA3"/>
    <w:rsid w:val="00BE1134"/>
    <w:rsid w:val="00BE161F"/>
    <w:rsid w:val="00BE1653"/>
    <w:rsid w:val="00BE1A9F"/>
    <w:rsid w:val="00BE2050"/>
    <w:rsid w:val="00BE217A"/>
    <w:rsid w:val="00BE2C5E"/>
    <w:rsid w:val="00BE3185"/>
    <w:rsid w:val="00BE37F9"/>
    <w:rsid w:val="00BE3DB0"/>
    <w:rsid w:val="00BE4973"/>
    <w:rsid w:val="00BE499D"/>
    <w:rsid w:val="00BE5657"/>
    <w:rsid w:val="00BE5731"/>
    <w:rsid w:val="00BE66C9"/>
    <w:rsid w:val="00BF0216"/>
    <w:rsid w:val="00BF0C5D"/>
    <w:rsid w:val="00BF0CE8"/>
    <w:rsid w:val="00BF0F02"/>
    <w:rsid w:val="00BF1275"/>
    <w:rsid w:val="00BF2B6F"/>
    <w:rsid w:val="00BF2E36"/>
    <w:rsid w:val="00BF337D"/>
    <w:rsid w:val="00BF3488"/>
    <w:rsid w:val="00BF366F"/>
    <w:rsid w:val="00BF3A17"/>
    <w:rsid w:val="00BF3B4B"/>
    <w:rsid w:val="00BF4C86"/>
    <w:rsid w:val="00BF4D8C"/>
    <w:rsid w:val="00BF561C"/>
    <w:rsid w:val="00BF6116"/>
    <w:rsid w:val="00BF6386"/>
    <w:rsid w:val="00BF674D"/>
    <w:rsid w:val="00BF7409"/>
    <w:rsid w:val="00BF7C21"/>
    <w:rsid w:val="00C00006"/>
    <w:rsid w:val="00C00E43"/>
    <w:rsid w:val="00C0128C"/>
    <w:rsid w:val="00C019B0"/>
    <w:rsid w:val="00C02537"/>
    <w:rsid w:val="00C03119"/>
    <w:rsid w:val="00C03297"/>
    <w:rsid w:val="00C033BD"/>
    <w:rsid w:val="00C036B7"/>
    <w:rsid w:val="00C04163"/>
    <w:rsid w:val="00C04F67"/>
    <w:rsid w:val="00C05428"/>
    <w:rsid w:val="00C0611B"/>
    <w:rsid w:val="00C062D0"/>
    <w:rsid w:val="00C0707C"/>
    <w:rsid w:val="00C07776"/>
    <w:rsid w:val="00C122EC"/>
    <w:rsid w:val="00C125EB"/>
    <w:rsid w:val="00C12D68"/>
    <w:rsid w:val="00C1348B"/>
    <w:rsid w:val="00C13CDB"/>
    <w:rsid w:val="00C13F2F"/>
    <w:rsid w:val="00C14573"/>
    <w:rsid w:val="00C1457A"/>
    <w:rsid w:val="00C1517A"/>
    <w:rsid w:val="00C1580C"/>
    <w:rsid w:val="00C1606E"/>
    <w:rsid w:val="00C160EE"/>
    <w:rsid w:val="00C1641C"/>
    <w:rsid w:val="00C1651F"/>
    <w:rsid w:val="00C17768"/>
    <w:rsid w:val="00C17DF9"/>
    <w:rsid w:val="00C20314"/>
    <w:rsid w:val="00C2068B"/>
    <w:rsid w:val="00C2105C"/>
    <w:rsid w:val="00C2148E"/>
    <w:rsid w:val="00C21617"/>
    <w:rsid w:val="00C219EE"/>
    <w:rsid w:val="00C21BD6"/>
    <w:rsid w:val="00C21F39"/>
    <w:rsid w:val="00C222DA"/>
    <w:rsid w:val="00C22DC5"/>
    <w:rsid w:val="00C24685"/>
    <w:rsid w:val="00C246F4"/>
    <w:rsid w:val="00C250D5"/>
    <w:rsid w:val="00C259ED"/>
    <w:rsid w:val="00C26F1C"/>
    <w:rsid w:val="00C2783F"/>
    <w:rsid w:val="00C27D95"/>
    <w:rsid w:val="00C30ACC"/>
    <w:rsid w:val="00C30E4B"/>
    <w:rsid w:val="00C31BC2"/>
    <w:rsid w:val="00C31DD9"/>
    <w:rsid w:val="00C321C2"/>
    <w:rsid w:val="00C3257E"/>
    <w:rsid w:val="00C32804"/>
    <w:rsid w:val="00C33C1D"/>
    <w:rsid w:val="00C3446E"/>
    <w:rsid w:val="00C3448C"/>
    <w:rsid w:val="00C34BF7"/>
    <w:rsid w:val="00C34E3E"/>
    <w:rsid w:val="00C35693"/>
    <w:rsid w:val="00C36121"/>
    <w:rsid w:val="00C36A44"/>
    <w:rsid w:val="00C36A45"/>
    <w:rsid w:val="00C37DAA"/>
    <w:rsid w:val="00C40586"/>
    <w:rsid w:val="00C40600"/>
    <w:rsid w:val="00C40842"/>
    <w:rsid w:val="00C408A3"/>
    <w:rsid w:val="00C40AD5"/>
    <w:rsid w:val="00C421FA"/>
    <w:rsid w:val="00C42E6C"/>
    <w:rsid w:val="00C434F2"/>
    <w:rsid w:val="00C43513"/>
    <w:rsid w:val="00C44200"/>
    <w:rsid w:val="00C44764"/>
    <w:rsid w:val="00C45342"/>
    <w:rsid w:val="00C453BA"/>
    <w:rsid w:val="00C4614F"/>
    <w:rsid w:val="00C461CC"/>
    <w:rsid w:val="00C4642B"/>
    <w:rsid w:val="00C46465"/>
    <w:rsid w:val="00C46D90"/>
    <w:rsid w:val="00C470B8"/>
    <w:rsid w:val="00C47769"/>
    <w:rsid w:val="00C47A19"/>
    <w:rsid w:val="00C50998"/>
    <w:rsid w:val="00C50B8C"/>
    <w:rsid w:val="00C50E24"/>
    <w:rsid w:val="00C51BA5"/>
    <w:rsid w:val="00C52803"/>
    <w:rsid w:val="00C529A9"/>
    <w:rsid w:val="00C53258"/>
    <w:rsid w:val="00C53A53"/>
    <w:rsid w:val="00C54019"/>
    <w:rsid w:val="00C5424C"/>
    <w:rsid w:val="00C544AA"/>
    <w:rsid w:val="00C54729"/>
    <w:rsid w:val="00C548F9"/>
    <w:rsid w:val="00C54FB0"/>
    <w:rsid w:val="00C5556C"/>
    <w:rsid w:val="00C55BA1"/>
    <w:rsid w:val="00C57364"/>
    <w:rsid w:val="00C578E3"/>
    <w:rsid w:val="00C603C7"/>
    <w:rsid w:val="00C60EFC"/>
    <w:rsid w:val="00C6114B"/>
    <w:rsid w:val="00C61179"/>
    <w:rsid w:val="00C62E5A"/>
    <w:rsid w:val="00C63033"/>
    <w:rsid w:val="00C637DE"/>
    <w:rsid w:val="00C64C94"/>
    <w:rsid w:val="00C656BF"/>
    <w:rsid w:val="00C657BB"/>
    <w:rsid w:val="00C658F6"/>
    <w:rsid w:val="00C65B16"/>
    <w:rsid w:val="00C65B8C"/>
    <w:rsid w:val="00C660C7"/>
    <w:rsid w:val="00C66A42"/>
    <w:rsid w:val="00C66C97"/>
    <w:rsid w:val="00C679AC"/>
    <w:rsid w:val="00C67AB7"/>
    <w:rsid w:val="00C70135"/>
    <w:rsid w:val="00C70ED9"/>
    <w:rsid w:val="00C71918"/>
    <w:rsid w:val="00C72D60"/>
    <w:rsid w:val="00C72F21"/>
    <w:rsid w:val="00C73050"/>
    <w:rsid w:val="00C7400A"/>
    <w:rsid w:val="00C74EDF"/>
    <w:rsid w:val="00C74FFE"/>
    <w:rsid w:val="00C7576B"/>
    <w:rsid w:val="00C759D5"/>
    <w:rsid w:val="00C759F5"/>
    <w:rsid w:val="00C75C3E"/>
    <w:rsid w:val="00C75C44"/>
    <w:rsid w:val="00C75FA3"/>
    <w:rsid w:val="00C77957"/>
    <w:rsid w:val="00C77EF8"/>
    <w:rsid w:val="00C80B9C"/>
    <w:rsid w:val="00C812CE"/>
    <w:rsid w:val="00C81613"/>
    <w:rsid w:val="00C81D0F"/>
    <w:rsid w:val="00C81F2F"/>
    <w:rsid w:val="00C8287B"/>
    <w:rsid w:val="00C83903"/>
    <w:rsid w:val="00C839D0"/>
    <w:rsid w:val="00C83F3A"/>
    <w:rsid w:val="00C8613D"/>
    <w:rsid w:val="00C86157"/>
    <w:rsid w:val="00C86245"/>
    <w:rsid w:val="00C874D9"/>
    <w:rsid w:val="00C8764A"/>
    <w:rsid w:val="00C87697"/>
    <w:rsid w:val="00C90535"/>
    <w:rsid w:val="00C90665"/>
    <w:rsid w:val="00C91349"/>
    <w:rsid w:val="00C913A3"/>
    <w:rsid w:val="00C92A5A"/>
    <w:rsid w:val="00C93038"/>
    <w:rsid w:val="00C93360"/>
    <w:rsid w:val="00C939EE"/>
    <w:rsid w:val="00C93A98"/>
    <w:rsid w:val="00C93D3D"/>
    <w:rsid w:val="00C93F99"/>
    <w:rsid w:val="00C94BD2"/>
    <w:rsid w:val="00C94F36"/>
    <w:rsid w:val="00C94F8E"/>
    <w:rsid w:val="00C957B2"/>
    <w:rsid w:val="00C95A7D"/>
    <w:rsid w:val="00C95F36"/>
    <w:rsid w:val="00C96202"/>
    <w:rsid w:val="00C9646E"/>
    <w:rsid w:val="00C970BC"/>
    <w:rsid w:val="00C9773B"/>
    <w:rsid w:val="00C97AC2"/>
    <w:rsid w:val="00CA04A8"/>
    <w:rsid w:val="00CA0F01"/>
    <w:rsid w:val="00CA18DA"/>
    <w:rsid w:val="00CA1C74"/>
    <w:rsid w:val="00CA1FE7"/>
    <w:rsid w:val="00CA217F"/>
    <w:rsid w:val="00CA25EF"/>
    <w:rsid w:val="00CA2960"/>
    <w:rsid w:val="00CA2C69"/>
    <w:rsid w:val="00CA2C97"/>
    <w:rsid w:val="00CA305F"/>
    <w:rsid w:val="00CA3166"/>
    <w:rsid w:val="00CA4439"/>
    <w:rsid w:val="00CA482D"/>
    <w:rsid w:val="00CA4C0A"/>
    <w:rsid w:val="00CA4DFD"/>
    <w:rsid w:val="00CA5A27"/>
    <w:rsid w:val="00CA5F8E"/>
    <w:rsid w:val="00CA6182"/>
    <w:rsid w:val="00CA691D"/>
    <w:rsid w:val="00CA6940"/>
    <w:rsid w:val="00CA7110"/>
    <w:rsid w:val="00CA7876"/>
    <w:rsid w:val="00CB03AA"/>
    <w:rsid w:val="00CB0696"/>
    <w:rsid w:val="00CB069B"/>
    <w:rsid w:val="00CB12B3"/>
    <w:rsid w:val="00CB14CF"/>
    <w:rsid w:val="00CB16B6"/>
    <w:rsid w:val="00CB1795"/>
    <w:rsid w:val="00CB1955"/>
    <w:rsid w:val="00CB2939"/>
    <w:rsid w:val="00CB2AA3"/>
    <w:rsid w:val="00CB2D8A"/>
    <w:rsid w:val="00CB338F"/>
    <w:rsid w:val="00CB33DA"/>
    <w:rsid w:val="00CB34FC"/>
    <w:rsid w:val="00CB3C82"/>
    <w:rsid w:val="00CB4729"/>
    <w:rsid w:val="00CB4E76"/>
    <w:rsid w:val="00CB5B64"/>
    <w:rsid w:val="00CB6404"/>
    <w:rsid w:val="00CB6415"/>
    <w:rsid w:val="00CB67AA"/>
    <w:rsid w:val="00CB72CA"/>
    <w:rsid w:val="00CB77F6"/>
    <w:rsid w:val="00CC0761"/>
    <w:rsid w:val="00CC07E3"/>
    <w:rsid w:val="00CC0A04"/>
    <w:rsid w:val="00CC0BCF"/>
    <w:rsid w:val="00CC0DDF"/>
    <w:rsid w:val="00CC0DE8"/>
    <w:rsid w:val="00CC0E4F"/>
    <w:rsid w:val="00CC1170"/>
    <w:rsid w:val="00CC1AF4"/>
    <w:rsid w:val="00CC1D15"/>
    <w:rsid w:val="00CC23BD"/>
    <w:rsid w:val="00CC24A0"/>
    <w:rsid w:val="00CC2A5D"/>
    <w:rsid w:val="00CC351C"/>
    <w:rsid w:val="00CC41D7"/>
    <w:rsid w:val="00CC4320"/>
    <w:rsid w:val="00CC4389"/>
    <w:rsid w:val="00CC492B"/>
    <w:rsid w:val="00CC63F0"/>
    <w:rsid w:val="00CC781D"/>
    <w:rsid w:val="00CD00B5"/>
    <w:rsid w:val="00CD0E46"/>
    <w:rsid w:val="00CD145C"/>
    <w:rsid w:val="00CD168E"/>
    <w:rsid w:val="00CD17D6"/>
    <w:rsid w:val="00CD1824"/>
    <w:rsid w:val="00CD19B2"/>
    <w:rsid w:val="00CD19D2"/>
    <w:rsid w:val="00CD2093"/>
    <w:rsid w:val="00CD2FE9"/>
    <w:rsid w:val="00CD3A81"/>
    <w:rsid w:val="00CD4AB1"/>
    <w:rsid w:val="00CD4EED"/>
    <w:rsid w:val="00CD5A06"/>
    <w:rsid w:val="00CD65D0"/>
    <w:rsid w:val="00CD6F17"/>
    <w:rsid w:val="00CD74CC"/>
    <w:rsid w:val="00CD7B24"/>
    <w:rsid w:val="00CE00FF"/>
    <w:rsid w:val="00CE05D6"/>
    <w:rsid w:val="00CE0B9A"/>
    <w:rsid w:val="00CE12B8"/>
    <w:rsid w:val="00CE24F0"/>
    <w:rsid w:val="00CE26FE"/>
    <w:rsid w:val="00CE27CA"/>
    <w:rsid w:val="00CE3023"/>
    <w:rsid w:val="00CE37EB"/>
    <w:rsid w:val="00CE39B6"/>
    <w:rsid w:val="00CE3D4E"/>
    <w:rsid w:val="00CE4072"/>
    <w:rsid w:val="00CE464B"/>
    <w:rsid w:val="00CE49A7"/>
    <w:rsid w:val="00CE49C4"/>
    <w:rsid w:val="00CE4A22"/>
    <w:rsid w:val="00CE60B6"/>
    <w:rsid w:val="00CE612F"/>
    <w:rsid w:val="00CE6BCC"/>
    <w:rsid w:val="00CE700B"/>
    <w:rsid w:val="00CE729D"/>
    <w:rsid w:val="00CE7EE7"/>
    <w:rsid w:val="00CF009D"/>
    <w:rsid w:val="00CF0A4B"/>
    <w:rsid w:val="00CF11E1"/>
    <w:rsid w:val="00CF154F"/>
    <w:rsid w:val="00CF1842"/>
    <w:rsid w:val="00CF2AD8"/>
    <w:rsid w:val="00CF33C9"/>
    <w:rsid w:val="00CF4122"/>
    <w:rsid w:val="00CF417A"/>
    <w:rsid w:val="00CF4297"/>
    <w:rsid w:val="00CF4662"/>
    <w:rsid w:val="00CF4842"/>
    <w:rsid w:val="00CF52A6"/>
    <w:rsid w:val="00CF5B9B"/>
    <w:rsid w:val="00CF5C64"/>
    <w:rsid w:val="00CF62A7"/>
    <w:rsid w:val="00CF7D27"/>
    <w:rsid w:val="00CF7D6E"/>
    <w:rsid w:val="00D006C7"/>
    <w:rsid w:val="00D00CF9"/>
    <w:rsid w:val="00D011F6"/>
    <w:rsid w:val="00D01641"/>
    <w:rsid w:val="00D0236F"/>
    <w:rsid w:val="00D02815"/>
    <w:rsid w:val="00D029CD"/>
    <w:rsid w:val="00D02AD2"/>
    <w:rsid w:val="00D02BE8"/>
    <w:rsid w:val="00D03113"/>
    <w:rsid w:val="00D03651"/>
    <w:rsid w:val="00D038A1"/>
    <w:rsid w:val="00D038E5"/>
    <w:rsid w:val="00D03F60"/>
    <w:rsid w:val="00D057B9"/>
    <w:rsid w:val="00D0603B"/>
    <w:rsid w:val="00D066F1"/>
    <w:rsid w:val="00D06816"/>
    <w:rsid w:val="00D06C1A"/>
    <w:rsid w:val="00D06CEA"/>
    <w:rsid w:val="00D0768B"/>
    <w:rsid w:val="00D10188"/>
    <w:rsid w:val="00D103AC"/>
    <w:rsid w:val="00D1040D"/>
    <w:rsid w:val="00D105E7"/>
    <w:rsid w:val="00D10722"/>
    <w:rsid w:val="00D11A92"/>
    <w:rsid w:val="00D12492"/>
    <w:rsid w:val="00D124CA"/>
    <w:rsid w:val="00D12F21"/>
    <w:rsid w:val="00D1306E"/>
    <w:rsid w:val="00D13546"/>
    <w:rsid w:val="00D136A4"/>
    <w:rsid w:val="00D14283"/>
    <w:rsid w:val="00D14671"/>
    <w:rsid w:val="00D14824"/>
    <w:rsid w:val="00D14917"/>
    <w:rsid w:val="00D14A7B"/>
    <w:rsid w:val="00D14EF3"/>
    <w:rsid w:val="00D1546B"/>
    <w:rsid w:val="00D159B4"/>
    <w:rsid w:val="00D15DA7"/>
    <w:rsid w:val="00D16A76"/>
    <w:rsid w:val="00D1732D"/>
    <w:rsid w:val="00D213A2"/>
    <w:rsid w:val="00D2167D"/>
    <w:rsid w:val="00D222D2"/>
    <w:rsid w:val="00D2256B"/>
    <w:rsid w:val="00D22840"/>
    <w:rsid w:val="00D22AC5"/>
    <w:rsid w:val="00D2313F"/>
    <w:rsid w:val="00D23726"/>
    <w:rsid w:val="00D24B03"/>
    <w:rsid w:val="00D259A2"/>
    <w:rsid w:val="00D25A97"/>
    <w:rsid w:val="00D25C04"/>
    <w:rsid w:val="00D2697E"/>
    <w:rsid w:val="00D27264"/>
    <w:rsid w:val="00D27E32"/>
    <w:rsid w:val="00D30151"/>
    <w:rsid w:val="00D306D6"/>
    <w:rsid w:val="00D30C77"/>
    <w:rsid w:val="00D311DE"/>
    <w:rsid w:val="00D31435"/>
    <w:rsid w:val="00D3144A"/>
    <w:rsid w:val="00D325DF"/>
    <w:rsid w:val="00D337C8"/>
    <w:rsid w:val="00D33E79"/>
    <w:rsid w:val="00D34991"/>
    <w:rsid w:val="00D34C7E"/>
    <w:rsid w:val="00D35684"/>
    <w:rsid w:val="00D35925"/>
    <w:rsid w:val="00D35BEF"/>
    <w:rsid w:val="00D35D54"/>
    <w:rsid w:val="00D36075"/>
    <w:rsid w:val="00D362B9"/>
    <w:rsid w:val="00D372B7"/>
    <w:rsid w:val="00D37577"/>
    <w:rsid w:val="00D3788D"/>
    <w:rsid w:val="00D37BFD"/>
    <w:rsid w:val="00D37C66"/>
    <w:rsid w:val="00D37FC5"/>
    <w:rsid w:val="00D406B7"/>
    <w:rsid w:val="00D40A9F"/>
    <w:rsid w:val="00D40E24"/>
    <w:rsid w:val="00D42042"/>
    <w:rsid w:val="00D428DF"/>
    <w:rsid w:val="00D437E6"/>
    <w:rsid w:val="00D4406D"/>
    <w:rsid w:val="00D444C1"/>
    <w:rsid w:val="00D45CC7"/>
    <w:rsid w:val="00D45FB0"/>
    <w:rsid w:val="00D46715"/>
    <w:rsid w:val="00D4733B"/>
    <w:rsid w:val="00D47911"/>
    <w:rsid w:val="00D47C52"/>
    <w:rsid w:val="00D508F6"/>
    <w:rsid w:val="00D50E3D"/>
    <w:rsid w:val="00D52FD5"/>
    <w:rsid w:val="00D531AF"/>
    <w:rsid w:val="00D535BB"/>
    <w:rsid w:val="00D536AF"/>
    <w:rsid w:val="00D537A8"/>
    <w:rsid w:val="00D53DFF"/>
    <w:rsid w:val="00D54622"/>
    <w:rsid w:val="00D5537C"/>
    <w:rsid w:val="00D5542D"/>
    <w:rsid w:val="00D55EDC"/>
    <w:rsid w:val="00D56110"/>
    <w:rsid w:val="00D56233"/>
    <w:rsid w:val="00D567D0"/>
    <w:rsid w:val="00D576D0"/>
    <w:rsid w:val="00D5787B"/>
    <w:rsid w:val="00D605D2"/>
    <w:rsid w:val="00D60761"/>
    <w:rsid w:val="00D61378"/>
    <w:rsid w:val="00D618C3"/>
    <w:rsid w:val="00D618F4"/>
    <w:rsid w:val="00D61955"/>
    <w:rsid w:val="00D61DF5"/>
    <w:rsid w:val="00D61F56"/>
    <w:rsid w:val="00D6295D"/>
    <w:rsid w:val="00D62DA7"/>
    <w:rsid w:val="00D62E84"/>
    <w:rsid w:val="00D6353F"/>
    <w:rsid w:val="00D63AD7"/>
    <w:rsid w:val="00D63C6C"/>
    <w:rsid w:val="00D63CC1"/>
    <w:rsid w:val="00D642E7"/>
    <w:rsid w:val="00D647F8"/>
    <w:rsid w:val="00D64E5B"/>
    <w:rsid w:val="00D6506D"/>
    <w:rsid w:val="00D66DC4"/>
    <w:rsid w:val="00D67642"/>
    <w:rsid w:val="00D7012E"/>
    <w:rsid w:val="00D71391"/>
    <w:rsid w:val="00D71D84"/>
    <w:rsid w:val="00D721E6"/>
    <w:rsid w:val="00D729E5"/>
    <w:rsid w:val="00D72DB4"/>
    <w:rsid w:val="00D72DD4"/>
    <w:rsid w:val="00D72E0E"/>
    <w:rsid w:val="00D72E27"/>
    <w:rsid w:val="00D72F5B"/>
    <w:rsid w:val="00D73517"/>
    <w:rsid w:val="00D73678"/>
    <w:rsid w:val="00D736EE"/>
    <w:rsid w:val="00D73855"/>
    <w:rsid w:val="00D738AD"/>
    <w:rsid w:val="00D73B7B"/>
    <w:rsid w:val="00D74E98"/>
    <w:rsid w:val="00D768B4"/>
    <w:rsid w:val="00D76BF9"/>
    <w:rsid w:val="00D76EE5"/>
    <w:rsid w:val="00D77954"/>
    <w:rsid w:val="00D80487"/>
    <w:rsid w:val="00D8055C"/>
    <w:rsid w:val="00D805A5"/>
    <w:rsid w:val="00D806F3"/>
    <w:rsid w:val="00D809EE"/>
    <w:rsid w:val="00D80AF9"/>
    <w:rsid w:val="00D80C8F"/>
    <w:rsid w:val="00D81996"/>
    <w:rsid w:val="00D81C32"/>
    <w:rsid w:val="00D828FC"/>
    <w:rsid w:val="00D8298A"/>
    <w:rsid w:val="00D83D9C"/>
    <w:rsid w:val="00D8540E"/>
    <w:rsid w:val="00D8584A"/>
    <w:rsid w:val="00D86899"/>
    <w:rsid w:val="00D8698A"/>
    <w:rsid w:val="00D874C3"/>
    <w:rsid w:val="00D87664"/>
    <w:rsid w:val="00D87814"/>
    <w:rsid w:val="00D879EF"/>
    <w:rsid w:val="00D87A00"/>
    <w:rsid w:val="00D87CE3"/>
    <w:rsid w:val="00D902D2"/>
    <w:rsid w:val="00D912DE"/>
    <w:rsid w:val="00D91862"/>
    <w:rsid w:val="00D91AF1"/>
    <w:rsid w:val="00D9312A"/>
    <w:rsid w:val="00D93333"/>
    <w:rsid w:val="00D9359A"/>
    <w:rsid w:val="00D940EE"/>
    <w:rsid w:val="00D9476C"/>
    <w:rsid w:val="00D947D4"/>
    <w:rsid w:val="00D95097"/>
    <w:rsid w:val="00D9579D"/>
    <w:rsid w:val="00D958FF"/>
    <w:rsid w:val="00D96524"/>
    <w:rsid w:val="00D96B17"/>
    <w:rsid w:val="00D96E8F"/>
    <w:rsid w:val="00D974EB"/>
    <w:rsid w:val="00D9752B"/>
    <w:rsid w:val="00D979AA"/>
    <w:rsid w:val="00D97E42"/>
    <w:rsid w:val="00D97FC2"/>
    <w:rsid w:val="00DA03F8"/>
    <w:rsid w:val="00DA053C"/>
    <w:rsid w:val="00DA054D"/>
    <w:rsid w:val="00DA1641"/>
    <w:rsid w:val="00DA1764"/>
    <w:rsid w:val="00DA22AD"/>
    <w:rsid w:val="00DA273D"/>
    <w:rsid w:val="00DA2807"/>
    <w:rsid w:val="00DA2BAE"/>
    <w:rsid w:val="00DA43DF"/>
    <w:rsid w:val="00DA464B"/>
    <w:rsid w:val="00DA46AF"/>
    <w:rsid w:val="00DA522E"/>
    <w:rsid w:val="00DA57EA"/>
    <w:rsid w:val="00DA61DC"/>
    <w:rsid w:val="00DA6860"/>
    <w:rsid w:val="00DA6B43"/>
    <w:rsid w:val="00DA7560"/>
    <w:rsid w:val="00DA7A59"/>
    <w:rsid w:val="00DB0673"/>
    <w:rsid w:val="00DB2180"/>
    <w:rsid w:val="00DB29E1"/>
    <w:rsid w:val="00DB2CA8"/>
    <w:rsid w:val="00DB30BF"/>
    <w:rsid w:val="00DB3650"/>
    <w:rsid w:val="00DB383C"/>
    <w:rsid w:val="00DB3AB5"/>
    <w:rsid w:val="00DB3AF7"/>
    <w:rsid w:val="00DB42BA"/>
    <w:rsid w:val="00DB4E02"/>
    <w:rsid w:val="00DB64B4"/>
    <w:rsid w:val="00DB6D6C"/>
    <w:rsid w:val="00DB6F9B"/>
    <w:rsid w:val="00DB714D"/>
    <w:rsid w:val="00DB7157"/>
    <w:rsid w:val="00DB71EC"/>
    <w:rsid w:val="00DB7721"/>
    <w:rsid w:val="00DC00A0"/>
    <w:rsid w:val="00DC0A35"/>
    <w:rsid w:val="00DC0DBC"/>
    <w:rsid w:val="00DC1AAE"/>
    <w:rsid w:val="00DC1B34"/>
    <w:rsid w:val="00DC1B93"/>
    <w:rsid w:val="00DC24DD"/>
    <w:rsid w:val="00DC2D02"/>
    <w:rsid w:val="00DC32D3"/>
    <w:rsid w:val="00DC413D"/>
    <w:rsid w:val="00DC4AEE"/>
    <w:rsid w:val="00DC54C6"/>
    <w:rsid w:val="00DC5A9C"/>
    <w:rsid w:val="00DC5BBE"/>
    <w:rsid w:val="00DC5CA9"/>
    <w:rsid w:val="00DC61C6"/>
    <w:rsid w:val="00DC6F06"/>
    <w:rsid w:val="00DC7028"/>
    <w:rsid w:val="00DC7AFD"/>
    <w:rsid w:val="00DD0826"/>
    <w:rsid w:val="00DD0F0F"/>
    <w:rsid w:val="00DD1694"/>
    <w:rsid w:val="00DD1FFC"/>
    <w:rsid w:val="00DD20FB"/>
    <w:rsid w:val="00DD2543"/>
    <w:rsid w:val="00DD2858"/>
    <w:rsid w:val="00DD3F8A"/>
    <w:rsid w:val="00DD606F"/>
    <w:rsid w:val="00DD62C6"/>
    <w:rsid w:val="00DD6826"/>
    <w:rsid w:val="00DD722B"/>
    <w:rsid w:val="00DD7FCD"/>
    <w:rsid w:val="00DE0728"/>
    <w:rsid w:val="00DE0B65"/>
    <w:rsid w:val="00DE1625"/>
    <w:rsid w:val="00DE1748"/>
    <w:rsid w:val="00DE2213"/>
    <w:rsid w:val="00DE23EE"/>
    <w:rsid w:val="00DE2A4A"/>
    <w:rsid w:val="00DE3915"/>
    <w:rsid w:val="00DE51A5"/>
    <w:rsid w:val="00DE52B2"/>
    <w:rsid w:val="00DE54B9"/>
    <w:rsid w:val="00DE56E5"/>
    <w:rsid w:val="00DE57DC"/>
    <w:rsid w:val="00DE5D12"/>
    <w:rsid w:val="00DE634B"/>
    <w:rsid w:val="00DE75DE"/>
    <w:rsid w:val="00DE7725"/>
    <w:rsid w:val="00DE775D"/>
    <w:rsid w:val="00DE7B9A"/>
    <w:rsid w:val="00DF01D0"/>
    <w:rsid w:val="00DF0618"/>
    <w:rsid w:val="00DF15C2"/>
    <w:rsid w:val="00DF1793"/>
    <w:rsid w:val="00DF1DAB"/>
    <w:rsid w:val="00DF21AD"/>
    <w:rsid w:val="00DF295B"/>
    <w:rsid w:val="00DF2F67"/>
    <w:rsid w:val="00DF62BE"/>
    <w:rsid w:val="00DF6FCC"/>
    <w:rsid w:val="00E00095"/>
    <w:rsid w:val="00E00C3B"/>
    <w:rsid w:val="00E011EA"/>
    <w:rsid w:val="00E01521"/>
    <w:rsid w:val="00E03171"/>
    <w:rsid w:val="00E0333D"/>
    <w:rsid w:val="00E038CA"/>
    <w:rsid w:val="00E0498C"/>
    <w:rsid w:val="00E05067"/>
    <w:rsid w:val="00E05604"/>
    <w:rsid w:val="00E05858"/>
    <w:rsid w:val="00E0693B"/>
    <w:rsid w:val="00E073B1"/>
    <w:rsid w:val="00E075A0"/>
    <w:rsid w:val="00E07896"/>
    <w:rsid w:val="00E079CA"/>
    <w:rsid w:val="00E10054"/>
    <w:rsid w:val="00E103A2"/>
    <w:rsid w:val="00E11F4A"/>
    <w:rsid w:val="00E11F98"/>
    <w:rsid w:val="00E11FEA"/>
    <w:rsid w:val="00E12333"/>
    <w:rsid w:val="00E12664"/>
    <w:rsid w:val="00E1403D"/>
    <w:rsid w:val="00E143E9"/>
    <w:rsid w:val="00E14A71"/>
    <w:rsid w:val="00E150C2"/>
    <w:rsid w:val="00E15E04"/>
    <w:rsid w:val="00E167C4"/>
    <w:rsid w:val="00E168CC"/>
    <w:rsid w:val="00E16A06"/>
    <w:rsid w:val="00E16CFE"/>
    <w:rsid w:val="00E20179"/>
    <w:rsid w:val="00E2054B"/>
    <w:rsid w:val="00E20701"/>
    <w:rsid w:val="00E208DC"/>
    <w:rsid w:val="00E213EE"/>
    <w:rsid w:val="00E21BAA"/>
    <w:rsid w:val="00E21BEC"/>
    <w:rsid w:val="00E228AF"/>
    <w:rsid w:val="00E22D37"/>
    <w:rsid w:val="00E2350B"/>
    <w:rsid w:val="00E23DF1"/>
    <w:rsid w:val="00E24F80"/>
    <w:rsid w:val="00E252F6"/>
    <w:rsid w:val="00E256E5"/>
    <w:rsid w:val="00E2574D"/>
    <w:rsid w:val="00E25FCC"/>
    <w:rsid w:val="00E26A6A"/>
    <w:rsid w:val="00E26BB6"/>
    <w:rsid w:val="00E27093"/>
    <w:rsid w:val="00E270F3"/>
    <w:rsid w:val="00E306DB"/>
    <w:rsid w:val="00E307E2"/>
    <w:rsid w:val="00E30D5B"/>
    <w:rsid w:val="00E31192"/>
    <w:rsid w:val="00E31236"/>
    <w:rsid w:val="00E337B1"/>
    <w:rsid w:val="00E34991"/>
    <w:rsid w:val="00E34F02"/>
    <w:rsid w:val="00E3595B"/>
    <w:rsid w:val="00E360D6"/>
    <w:rsid w:val="00E366DA"/>
    <w:rsid w:val="00E366E1"/>
    <w:rsid w:val="00E37255"/>
    <w:rsid w:val="00E373EE"/>
    <w:rsid w:val="00E4059B"/>
    <w:rsid w:val="00E406B0"/>
    <w:rsid w:val="00E40B78"/>
    <w:rsid w:val="00E41133"/>
    <w:rsid w:val="00E41586"/>
    <w:rsid w:val="00E415B1"/>
    <w:rsid w:val="00E41CB0"/>
    <w:rsid w:val="00E41D5E"/>
    <w:rsid w:val="00E41F59"/>
    <w:rsid w:val="00E431E4"/>
    <w:rsid w:val="00E44233"/>
    <w:rsid w:val="00E44F34"/>
    <w:rsid w:val="00E45524"/>
    <w:rsid w:val="00E4584B"/>
    <w:rsid w:val="00E45EDF"/>
    <w:rsid w:val="00E470D3"/>
    <w:rsid w:val="00E50565"/>
    <w:rsid w:val="00E5263B"/>
    <w:rsid w:val="00E528B3"/>
    <w:rsid w:val="00E52C8C"/>
    <w:rsid w:val="00E530B9"/>
    <w:rsid w:val="00E53A97"/>
    <w:rsid w:val="00E53C20"/>
    <w:rsid w:val="00E53ED7"/>
    <w:rsid w:val="00E545D9"/>
    <w:rsid w:val="00E5498B"/>
    <w:rsid w:val="00E54F5D"/>
    <w:rsid w:val="00E553E3"/>
    <w:rsid w:val="00E55476"/>
    <w:rsid w:val="00E562BF"/>
    <w:rsid w:val="00E5672E"/>
    <w:rsid w:val="00E56777"/>
    <w:rsid w:val="00E56890"/>
    <w:rsid w:val="00E570CA"/>
    <w:rsid w:val="00E57306"/>
    <w:rsid w:val="00E573BB"/>
    <w:rsid w:val="00E57833"/>
    <w:rsid w:val="00E57B4D"/>
    <w:rsid w:val="00E6109F"/>
    <w:rsid w:val="00E611EA"/>
    <w:rsid w:val="00E628EE"/>
    <w:rsid w:val="00E63CF2"/>
    <w:rsid w:val="00E64750"/>
    <w:rsid w:val="00E64A4A"/>
    <w:rsid w:val="00E67CA1"/>
    <w:rsid w:val="00E70465"/>
    <w:rsid w:val="00E704B6"/>
    <w:rsid w:val="00E7079C"/>
    <w:rsid w:val="00E71321"/>
    <w:rsid w:val="00E713B1"/>
    <w:rsid w:val="00E71494"/>
    <w:rsid w:val="00E71636"/>
    <w:rsid w:val="00E71DC4"/>
    <w:rsid w:val="00E72325"/>
    <w:rsid w:val="00E724D4"/>
    <w:rsid w:val="00E72CF3"/>
    <w:rsid w:val="00E73CB6"/>
    <w:rsid w:val="00E73CFD"/>
    <w:rsid w:val="00E74493"/>
    <w:rsid w:val="00E74752"/>
    <w:rsid w:val="00E74A51"/>
    <w:rsid w:val="00E74D58"/>
    <w:rsid w:val="00E74FA0"/>
    <w:rsid w:val="00E75308"/>
    <w:rsid w:val="00E75BD0"/>
    <w:rsid w:val="00E75D70"/>
    <w:rsid w:val="00E76A23"/>
    <w:rsid w:val="00E76F7F"/>
    <w:rsid w:val="00E77560"/>
    <w:rsid w:val="00E8001A"/>
    <w:rsid w:val="00E80475"/>
    <w:rsid w:val="00E8080B"/>
    <w:rsid w:val="00E8161E"/>
    <w:rsid w:val="00E81AE5"/>
    <w:rsid w:val="00E81E4C"/>
    <w:rsid w:val="00E8266E"/>
    <w:rsid w:val="00E82DF7"/>
    <w:rsid w:val="00E856DC"/>
    <w:rsid w:val="00E85E5F"/>
    <w:rsid w:val="00E8617F"/>
    <w:rsid w:val="00E86773"/>
    <w:rsid w:val="00E86963"/>
    <w:rsid w:val="00E86B84"/>
    <w:rsid w:val="00E90554"/>
    <w:rsid w:val="00E90B35"/>
    <w:rsid w:val="00E9163F"/>
    <w:rsid w:val="00E923D8"/>
    <w:rsid w:val="00E9241A"/>
    <w:rsid w:val="00E92892"/>
    <w:rsid w:val="00E930C4"/>
    <w:rsid w:val="00E93AA0"/>
    <w:rsid w:val="00E93F74"/>
    <w:rsid w:val="00E94E6F"/>
    <w:rsid w:val="00E94EAE"/>
    <w:rsid w:val="00E95389"/>
    <w:rsid w:val="00E95438"/>
    <w:rsid w:val="00E95924"/>
    <w:rsid w:val="00E9654B"/>
    <w:rsid w:val="00E96DE6"/>
    <w:rsid w:val="00E9736B"/>
    <w:rsid w:val="00E97DFD"/>
    <w:rsid w:val="00EA0602"/>
    <w:rsid w:val="00EA0A8B"/>
    <w:rsid w:val="00EA0CD7"/>
    <w:rsid w:val="00EA0D7E"/>
    <w:rsid w:val="00EA0E97"/>
    <w:rsid w:val="00EA15FA"/>
    <w:rsid w:val="00EA1622"/>
    <w:rsid w:val="00EA162A"/>
    <w:rsid w:val="00EA2020"/>
    <w:rsid w:val="00EA2044"/>
    <w:rsid w:val="00EA21D2"/>
    <w:rsid w:val="00EA22D8"/>
    <w:rsid w:val="00EA25A8"/>
    <w:rsid w:val="00EA27A8"/>
    <w:rsid w:val="00EA2BD3"/>
    <w:rsid w:val="00EA34B5"/>
    <w:rsid w:val="00EA4B47"/>
    <w:rsid w:val="00EA5F5D"/>
    <w:rsid w:val="00EA5F6E"/>
    <w:rsid w:val="00EA5FA5"/>
    <w:rsid w:val="00EA65B4"/>
    <w:rsid w:val="00EA7548"/>
    <w:rsid w:val="00EA77B3"/>
    <w:rsid w:val="00EA79BD"/>
    <w:rsid w:val="00EA7C24"/>
    <w:rsid w:val="00EA7E5B"/>
    <w:rsid w:val="00EB0631"/>
    <w:rsid w:val="00EB08B6"/>
    <w:rsid w:val="00EB19EC"/>
    <w:rsid w:val="00EB2A52"/>
    <w:rsid w:val="00EB2FDA"/>
    <w:rsid w:val="00EB3E95"/>
    <w:rsid w:val="00EB4097"/>
    <w:rsid w:val="00EB439B"/>
    <w:rsid w:val="00EB489C"/>
    <w:rsid w:val="00EB5511"/>
    <w:rsid w:val="00EB598A"/>
    <w:rsid w:val="00EB60AA"/>
    <w:rsid w:val="00EB6143"/>
    <w:rsid w:val="00EB646E"/>
    <w:rsid w:val="00EB73CA"/>
    <w:rsid w:val="00EB7692"/>
    <w:rsid w:val="00EB7DA6"/>
    <w:rsid w:val="00EC0387"/>
    <w:rsid w:val="00EC063E"/>
    <w:rsid w:val="00EC17E0"/>
    <w:rsid w:val="00EC20A8"/>
    <w:rsid w:val="00EC2C99"/>
    <w:rsid w:val="00EC3417"/>
    <w:rsid w:val="00EC36C9"/>
    <w:rsid w:val="00EC3960"/>
    <w:rsid w:val="00EC46A5"/>
    <w:rsid w:val="00EC479A"/>
    <w:rsid w:val="00EC57B5"/>
    <w:rsid w:val="00EC5E56"/>
    <w:rsid w:val="00EC6771"/>
    <w:rsid w:val="00EC6DBC"/>
    <w:rsid w:val="00EC7870"/>
    <w:rsid w:val="00EC7947"/>
    <w:rsid w:val="00ED030B"/>
    <w:rsid w:val="00ED095A"/>
    <w:rsid w:val="00ED0EA8"/>
    <w:rsid w:val="00ED1186"/>
    <w:rsid w:val="00ED197D"/>
    <w:rsid w:val="00ED288B"/>
    <w:rsid w:val="00ED293D"/>
    <w:rsid w:val="00ED2BE1"/>
    <w:rsid w:val="00ED311B"/>
    <w:rsid w:val="00ED460D"/>
    <w:rsid w:val="00ED4647"/>
    <w:rsid w:val="00ED47CD"/>
    <w:rsid w:val="00ED5258"/>
    <w:rsid w:val="00ED53E7"/>
    <w:rsid w:val="00ED698C"/>
    <w:rsid w:val="00ED6DB8"/>
    <w:rsid w:val="00ED772C"/>
    <w:rsid w:val="00ED786E"/>
    <w:rsid w:val="00ED7CC8"/>
    <w:rsid w:val="00ED7DFC"/>
    <w:rsid w:val="00EE0243"/>
    <w:rsid w:val="00EE0598"/>
    <w:rsid w:val="00EE0661"/>
    <w:rsid w:val="00EE0FEC"/>
    <w:rsid w:val="00EE1126"/>
    <w:rsid w:val="00EE17D5"/>
    <w:rsid w:val="00EE185A"/>
    <w:rsid w:val="00EE2533"/>
    <w:rsid w:val="00EE4246"/>
    <w:rsid w:val="00EE43AA"/>
    <w:rsid w:val="00EE4974"/>
    <w:rsid w:val="00EE4A8C"/>
    <w:rsid w:val="00EE4C3A"/>
    <w:rsid w:val="00EE4C47"/>
    <w:rsid w:val="00EE51A8"/>
    <w:rsid w:val="00EE59EC"/>
    <w:rsid w:val="00EE5EE9"/>
    <w:rsid w:val="00EE5F4F"/>
    <w:rsid w:val="00EE61C5"/>
    <w:rsid w:val="00EE630B"/>
    <w:rsid w:val="00EE64BA"/>
    <w:rsid w:val="00EE6753"/>
    <w:rsid w:val="00EE6B9F"/>
    <w:rsid w:val="00EE6F33"/>
    <w:rsid w:val="00EE71F7"/>
    <w:rsid w:val="00EE7B4A"/>
    <w:rsid w:val="00EF03F1"/>
    <w:rsid w:val="00EF0980"/>
    <w:rsid w:val="00EF1299"/>
    <w:rsid w:val="00EF25F5"/>
    <w:rsid w:val="00EF2705"/>
    <w:rsid w:val="00EF2F43"/>
    <w:rsid w:val="00EF3070"/>
    <w:rsid w:val="00EF3AE2"/>
    <w:rsid w:val="00EF4768"/>
    <w:rsid w:val="00EF4C33"/>
    <w:rsid w:val="00EF53F1"/>
    <w:rsid w:val="00EF5584"/>
    <w:rsid w:val="00EF57DF"/>
    <w:rsid w:val="00EF602B"/>
    <w:rsid w:val="00F00B4E"/>
    <w:rsid w:val="00F00FF2"/>
    <w:rsid w:val="00F02197"/>
    <w:rsid w:val="00F022A6"/>
    <w:rsid w:val="00F02372"/>
    <w:rsid w:val="00F02493"/>
    <w:rsid w:val="00F02A5F"/>
    <w:rsid w:val="00F03C1C"/>
    <w:rsid w:val="00F04E8D"/>
    <w:rsid w:val="00F050BA"/>
    <w:rsid w:val="00F050FA"/>
    <w:rsid w:val="00F057AF"/>
    <w:rsid w:val="00F079EE"/>
    <w:rsid w:val="00F07DA9"/>
    <w:rsid w:val="00F10098"/>
    <w:rsid w:val="00F10F4E"/>
    <w:rsid w:val="00F116E7"/>
    <w:rsid w:val="00F11CE0"/>
    <w:rsid w:val="00F1290A"/>
    <w:rsid w:val="00F13403"/>
    <w:rsid w:val="00F134C7"/>
    <w:rsid w:val="00F13DB9"/>
    <w:rsid w:val="00F140EC"/>
    <w:rsid w:val="00F146D8"/>
    <w:rsid w:val="00F14B4A"/>
    <w:rsid w:val="00F155BF"/>
    <w:rsid w:val="00F1599E"/>
    <w:rsid w:val="00F15E18"/>
    <w:rsid w:val="00F1764B"/>
    <w:rsid w:val="00F17815"/>
    <w:rsid w:val="00F17D8B"/>
    <w:rsid w:val="00F17E0B"/>
    <w:rsid w:val="00F17EC3"/>
    <w:rsid w:val="00F21271"/>
    <w:rsid w:val="00F218E5"/>
    <w:rsid w:val="00F22A33"/>
    <w:rsid w:val="00F22B77"/>
    <w:rsid w:val="00F232D6"/>
    <w:rsid w:val="00F23709"/>
    <w:rsid w:val="00F238C7"/>
    <w:rsid w:val="00F23C89"/>
    <w:rsid w:val="00F23F27"/>
    <w:rsid w:val="00F2428D"/>
    <w:rsid w:val="00F24A17"/>
    <w:rsid w:val="00F265CE"/>
    <w:rsid w:val="00F26654"/>
    <w:rsid w:val="00F26941"/>
    <w:rsid w:val="00F26C86"/>
    <w:rsid w:val="00F26E4D"/>
    <w:rsid w:val="00F27572"/>
    <w:rsid w:val="00F27BAD"/>
    <w:rsid w:val="00F27BFB"/>
    <w:rsid w:val="00F27D8E"/>
    <w:rsid w:val="00F30A0B"/>
    <w:rsid w:val="00F30A4D"/>
    <w:rsid w:val="00F31C34"/>
    <w:rsid w:val="00F31E5F"/>
    <w:rsid w:val="00F32995"/>
    <w:rsid w:val="00F32B48"/>
    <w:rsid w:val="00F334D6"/>
    <w:rsid w:val="00F344BB"/>
    <w:rsid w:val="00F344EC"/>
    <w:rsid w:val="00F34671"/>
    <w:rsid w:val="00F34ACB"/>
    <w:rsid w:val="00F353C3"/>
    <w:rsid w:val="00F3614A"/>
    <w:rsid w:val="00F36D4E"/>
    <w:rsid w:val="00F374E3"/>
    <w:rsid w:val="00F407AB"/>
    <w:rsid w:val="00F40D7E"/>
    <w:rsid w:val="00F41066"/>
    <w:rsid w:val="00F41E2A"/>
    <w:rsid w:val="00F420F3"/>
    <w:rsid w:val="00F42FED"/>
    <w:rsid w:val="00F431CA"/>
    <w:rsid w:val="00F43309"/>
    <w:rsid w:val="00F43585"/>
    <w:rsid w:val="00F43DE0"/>
    <w:rsid w:val="00F43FCF"/>
    <w:rsid w:val="00F45CBC"/>
    <w:rsid w:val="00F45E78"/>
    <w:rsid w:val="00F46D66"/>
    <w:rsid w:val="00F47EFC"/>
    <w:rsid w:val="00F504C6"/>
    <w:rsid w:val="00F50618"/>
    <w:rsid w:val="00F509D7"/>
    <w:rsid w:val="00F50A76"/>
    <w:rsid w:val="00F5105E"/>
    <w:rsid w:val="00F51230"/>
    <w:rsid w:val="00F5162E"/>
    <w:rsid w:val="00F51683"/>
    <w:rsid w:val="00F51B84"/>
    <w:rsid w:val="00F51D67"/>
    <w:rsid w:val="00F52702"/>
    <w:rsid w:val="00F53711"/>
    <w:rsid w:val="00F540FA"/>
    <w:rsid w:val="00F5435B"/>
    <w:rsid w:val="00F546DE"/>
    <w:rsid w:val="00F549AF"/>
    <w:rsid w:val="00F54A6C"/>
    <w:rsid w:val="00F54C49"/>
    <w:rsid w:val="00F551F0"/>
    <w:rsid w:val="00F55547"/>
    <w:rsid w:val="00F55635"/>
    <w:rsid w:val="00F557D8"/>
    <w:rsid w:val="00F55930"/>
    <w:rsid w:val="00F55C07"/>
    <w:rsid w:val="00F56128"/>
    <w:rsid w:val="00F56EEB"/>
    <w:rsid w:val="00F572C6"/>
    <w:rsid w:val="00F57CBD"/>
    <w:rsid w:val="00F57E5E"/>
    <w:rsid w:val="00F57FC5"/>
    <w:rsid w:val="00F60D70"/>
    <w:rsid w:val="00F61C81"/>
    <w:rsid w:val="00F61D2B"/>
    <w:rsid w:val="00F61EAF"/>
    <w:rsid w:val="00F626ED"/>
    <w:rsid w:val="00F63AF6"/>
    <w:rsid w:val="00F63DAE"/>
    <w:rsid w:val="00F64525"/>
    <w:rsid w:val="00F64B7D"/>
    <w:rsid w:val="00F64E65"/>
    <w:rsid w:val="00F64FF2"/>
    <w:rsid w:val="00F65ADF"/>
    <w:rsid w:val="00F65F70"/>
    <w:rsid w:val="00F66AE3"/>
    <w:rsid w:val="00F66B95"/>
    <w:rsid w:val="00F672F2"/>
    <w:rsid w:val="00F67DA3"/>
    <w:rsid w:val="00F701A1"/>
    <w:rsid w:val="00F703F3"/>
    <w:rsid w:val="00F70880"/>
    <w:rsid w:val="00F7108A"/>
    <w:rsid w:val="00F71325"/>
    <w:rsid w:val="00F716CB"/>
    <w:rsid w:val="00F71A41"/>
    <w:rsid w:val="00F71C84"/>
    <w:rsid w:val="00F72BA5"/>
    <w:rsid w:val="00F72BDB"/>
    <w:rsid w:val="00F72E7A"/>
    <w:rsid w:val="00F72FCE"/>
    <w:rsid w:val="00F73094"/>
    <w:rsid w:val="00F730FD"/>
    <w:rsid w:val="00F733E0"/>
    <w:rsid w:val="00F734BC"/>
    <w:rsid w:val="00F75450"/>
    <w:rsid w:val="00F75A25"/>
    <w:rsid w:val="00F7631B"/>
    <w:rsid w:val="00F764FF"/>
    <w:rsid w:val="00F769B2"/>
    <w:rsid w:val="00F76EBC"/>
    <w:rsid w:val="00F777AD"/>
    <w:rsid w:val="00F77FB2"/>
    <w:rsid w:val="00F81922"/>
    <w:rsid w:val="00F81F18"/>
    <w:rsid w:val="00F821BA"/>
    <w:rsid w:val="00F826FC"/>
    <w:rsid w:val="00F82836"/>
    <w:rsid w:val="00F82B7E"/>
    <w:rsid w:val="00F833C8"/>
    <w:rsid w:val="00F83535"/>
    <w:rsid w:val="00F835B9"/>
    <w:rsid w:val="00F837B3"/>
    <w:rsid w:val="00F839AC"/>
    <w:rsid w:val="00F83D95"/>
    <w:rsid w:val="00F845D6"/>
    <w:rsid w:val="00F84913"/>
    <w:rsid w:val="00F85651"/>
    <w:rsid w:val="00F85CC6"/>
    <w:rsid w:val="00F867D2"/>
    <w:rsid w:val="00F86D0C"/>
    <w:rsid w:val="00F87D05"/>
    <w:rsid w:val="00F9023B"/>
    <w:rsid w:val="00F9059C"/>
    <w:rsid w:val="00F910D5"/>
    <w:rsid w:val="00F9169F"/>
    <w:rsid w:val="00F91B73"/>
    <w:rsid w:val="00F91F83"/>
    <w:rsid w:val="00F921A2"/>
    <w:rsid w:val="00F92C6D"/>
    <w:rsid w:val="00F92D9E"/>
    <w:rsid w:val="00F93BE8"/>
    <w:rsid w:val="00F93FEE"/>
    <w:rsid w:val="00F942E5"/>
    <w:rsid w:val="00F94730"/>
    <w:rsid w:val="00F9482B"/>
    <w:rsid w:val="00F94C91"/>
    <w:rsid w:val="00F94CAD"/>
    <w:rsid w:val="00F94FAF"/>
    <w:rsid w:val="00F9521E"/>
    <w:rsid w:val="00F9619D"/>
    <w:rsid w:val="00F96503"/>
    <w:rsid w:val="00F9683F"/>
    <w:rsid w:val="00F96F66"/>
    <w:rsid w:val="00F971AB"/>
    <w:rsid w:val="00F97837"/>
    <w:rsid w:val="00FA03E8"/>
    <w:rsid w:val="00FA04E4"/>
    <w:rsid w:val="00FA1350"/>
    <w:rsid w:val="00FA19AA"/>
    <w:rsid w:val="00FA22F7"/>
    <w:rsid w:val="00FA38FE"/>
    <w:rsid w:val="00FA3C8D"/>
    <w:rsid w:val="00FA4142"/>
    <w:rsid w:val="00FA44F8"/>
    <w:rsid w:val="00FA4A65"/>
    <w:rsid w:val="00FA5093"/>
    <w:rsid w:val="00FA567B"/>
    <w:rsid w:val="00FA5714"/>
    <w:rsid w:val="00FA5EF9"/>
    <w:rsid w:val="00FA61B2"/>
    <w:rsid w:val="00FA708D"/>
    <w:rsid w:val="00FA7CFE"/>
    <w:rsid w:val="00FB08CB"/>
    <w:rsid w:val="00FB0930"/>
    <w:rsid w:val="00FB0D98"/>
    <w:rsid w:val="00FB122B"/>
    <w:rsid w:val="00FB1511"/>
    <w:rsid w:val="00FB34F5"/>
    <w:rsid w:val="00FB38DB"/>
    <w:rsid w:val="00FB4186"/>
    <w:rsid w:val="00FB45AE"/>
    <w:rsid w:val="00FB49E5"/>
    <w:rsid w:val="00FB4ACF"/>
    <w:rsid w:val="00FB5307"/>
    <w:rsid w:val="00FB6735"/>
    <w:rsid w:val="00FB70AC"/>
    <w:rsid w:val="00FB7335"/>
    <w:rsid w:val="00FC0582"/>
    <w:rsid w:val="00FC0602"/>
    <w:rsid w:val="00FC06B1"/>
    <w:rsid w:val="00FC0E38"/>
    <w:rsid w:val="00FC0F93"/>
    <w:rsid w:val="00FC1278"/>
    <w:rsid w:val="00FC1FAF"/>
    <w:rsid w:val="00FC2D86"/>
    <w:rsid w:val="00FC3DCF"/>
    <w:rsid w:val="00FC48E7"/>
    <w:rsid w:val="00FC4BB2"/>
    <w:rsid w:val="00FC51D0"/>
    <w:rsid w:val="00FC5653"/>
    <w:rsid w:val="00FC5C13"/>
    <w:rsid w:val="00FC619D"/>
    <w:rsid w:val="00FC62F9"/>
    <w:rsid w:val="00FC679B"/>
    <w:rsid w:val="00FC6E10"/>
    <w:rsid w:val="00FC75E8"/>
    <w:rsid w:val="00FC7631"/>
    <w:rsid w:val="00FC791B"/>
    <w:rsid w:val="00FC7D02"/>
    <w:rsid w:val="00FD001F"/>
    <w:rsid w:val="00FD0260"/>
    <w:rsid w:val="00FD18D1"/>
    <w:rsid w:val="00FD1D5A"/>
    <w:rsid w:val="00FD1EF5"/>
    <w:rsid w:val="00FD2664"/>
    <w:rsid w:val="00FD2798"/>
    <w:rsid w:val="00FD27B7"/>
    <w:rsid w:val="00FD2B36"/>
    <w:rsid w:val="00FD2F16"/>
    <w:rsid w:val="00FD3C57"/>
    <w:rsid w:val="00FD3E8A"/>
    <w:rsid w:val="00FD599A"/>
    <w:rsid w:val="00FD5AAC"/>
    <w:rsid w:val="00FD5B1F"/>
    <w:rsid w:val="00FD5D8E"/>
    <w:rsid w:val="00FD747C"/>
    <w:rsid w:val="00FD782F"/>
    <w:rsid w:val="00FD790B"/>
    <w:rsid w:val="00FD7B76"/>
    <w:rsid w:val="00FE01DD"/>
    <w:rsid w:val="00FE1366"/>
    <w:rsid w:val="00FE18AD"/>
    <w:rsid w:val="00FE1C64"/>
    <w:rsid w:val="00FE204A"/>
    <w:rsid w:val="00FE35DC"/>
    <w:rsid w:val="00FE4FD6"/>
    <w:rsid w:val="00FE501A"/>
    <w:rsid w:val="00FE5203"/>
    <w:rsid w:val="00FE5B25"/>
    <w:rsid w:val="00FE5DA1"/>
    <w:rsid w:val="00FE620F"/>
    <w:rsid w:val="00FE63B1"/>
    <w:rsid w:val="00FE680D"/>
    <w:rsid w:val="00FE69C8"/>
    <w:rsid w:val="00FE7559"/>
    <w:rsid w:val="00FE7AA8"/>
    <w:rsid w:val="00FF0860"/>
    <w:rsid w:val="00FF1494"/>
    <w:rsid w:val="00FF16E2"/>
    <w:rsid w:val="00FF2413"/>
    <w:rsid w:val="00FF2CF2"/>
    <w:rsid w:val="00FF302B"/>
    <w:rsid w:val="00FF4601"/>
    <w:rsid w:val="00FF4FF2"/>
    <w:rsid w:val="00FF6275"/>
    <w:rsid w:val="00FF715F"/>
    <w:rsid w:val="00FF7D50"/>
    <w:rsid w:val="00FF7E4B"/>
    <w:rsid w:val="42F5E66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3F4B950"/>
  <w15:docId w15:val="{7DA36F79-0EF0-40DD-9B14-24A8BD127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vi-VN" w:eastAsia="ko-K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4C94"/>
    <w:pPr>
      <w:spacing w:before="120" w:line="276" w:lineRule="auto"/>
      <w:jc w:val="both"/>
    </w:pPr>
    <w:rPr>
      <w:rFonts w:cs="Arial"/>
      <w:sz w:val="24"/>
      <w:lang w:val="en-US" w:eastAsia="en-US"/>
    </w:rPr>
  </w:style>
  <w:style w:type="paragraph" w:styleId="Heading1">
    <w:name w:val="heading 1"/>
    <w:aliases w:val="H1,Mục"/>
    <w:basedOn w:val="Normal"/>
    <w:next w:val="Normal"/>
    <w:link w:val="Heading1Char"/>
    <w:autoRedefine/>
    <w:uiPriority w:val="9"/>
    <w:qFormat/>
    <w:rsid w:val="00734B15"/>
    <w:pPr>
      <w:keepNext/>
      <w:pageBreakBefore/>
      <w:widowControl w:val="0"/>
      <w:numPr>
        <w:numId w:val="5"/>
      </w:numPr>
      <w:spacing w:before="240" w:after="120" w:line="360" w:lineRule="auto"/>
      <w:ind w:left="0" w:firstLine="0"/>
      <w:jc w:val="center"/>
      <w:outlineLvl w:val="0"/>
    </w:pPr>
    <w:rPr>
      <w:rFonts w:cs="Times New Roman"/>
      <w:b/>
      <w:bCs/>
      <w:caps/>
      <w:snapToGrid w:val="0"/>
      <w:color w:val="6E2500"/>
      <w:kern w:val="28"/>
      <w:sz w:val="28"/>
      <w:szCs w:val="24"/>
    </w:rPr>
  </w:style>
  <w:style w:type="paragraph" w:styleId="Heading2">
    <w:name w:val="heading 2"/>
    <w:aliases w:val="l2,H2"/>
    <w:basedOn w:val="Heading2H2"/>
    <w:next w:val="Normal"/>
    <w:link w:val="Heading2Char"/>
    <w:autoRedefine/>
    <w:uiPriority w:val="9"/>
    <w:qFormat/>
    <w:rsid w:val="00F84913"/>
    <w:pPr>
      <w:numPr>
        <w:ilvl w:val="1"/>
        <w:numId w:val="5"/>
      </w:numPr>
      <w:spacing w:before="160" w:after="80" w:line="360" w:lineRule="auto"/>
      <w:outlineLvl w:val="1"/>
    </w:pPr>
    <w:rPr>
      <w:rFonts w:cs="Arial"/>
      <w:i/>
      <w:iCs/>
      <w:snapToGrid w:val="0"/>
      <w:color w:val="003400"/>
      <w:spacing w:val="-4"/>
      <w:sz w:val="27"/>
      <w:szCs w:val="22"/>
      <w:lang w:val="en-US"/>
    </w:rPr>
  </w:style>
  <w:style w:type="paragraph" w:styleId="Heading3">
    <w:name w:val="heading 3"/>
    <w:aliases w:val="tai lieu tham khao"/>
    <w:basedOn w:val="Normal"/>
    <w:next w:val="Normal"/>
    <w:link w:val="Heading3Char"/>
    <w:autoRedefine/>
    <w:uiPriority w:val="9"/>
    <w:qFormat/>
    <w:rsid w:val="00AA09FB"/>
    <w:pPr>
      <w:keepNext/>
      <w:numPr>
        <w:ilvl w:val="2"/>
        <w:numId w:val="5"/>
      </w:numPr>
      <w:spacing w:after="60" w:line="360" w:lineRule="auto"/>
      <w:outlineLvl w:val="2"/>
    </w:pPr>
    <w:rPr>
      <w:rFonts w:cs="Tahoma"/>
      <w:b/>
      <w:bCs/>
      <w:sz w:val="26"/>
      <w:szCs w:val="18"/>
    </w:rPr>
  </w:style>
  <w:style w:type="paragraph" w:styleId="Heading4">
    <w:name w:val="heading 4"/>
    <w:basedOn w:val="Normal"/>
    <w:next w:val="Normal"/>
    <w:link w:val="Heading4Char"/>
    <w:autoRedefine/>
    <w:uiPriority w:val="9"/>
    <w:qFormat/>
    <w:rsid w:val="000147C2"/>
    <w:pPr>
      <w:keepNext/>
      <w:numPr>
        <w:ilvl w:val="3"/>
        <w:numId w:val="5"/>
      </w:numPr>
      <w:spacing w:before="240"/>
      <w:outlineLvl w:val="3"/>
    </w:pPr>
    <w:rPr>
      <w:b/>
      <w:bCs/>
      <w:lang w:val="vi-VN"/>
    </w:rPr>
  </w:style>
  <w:style w:type="paragraph" w:styleId="Heading5">
    <w:name w:val="heading 5"/>
    <w:basedOn w:val="Normal"/>
    <w:next w:val="Normal"/>
    <w:link w:val="Heading5Char"/>
    <w:uiPriority w:val="9"/>
    <w:qFormat/>
    <w:rsid w:val="00BF0CE8"/>
    <w:pPr>
      <w:numPr>
        <w:numId w:val="7"/>
      </w:numPr>
      <w:spacing w:before="240"/>
      <w:outlineLvl w:val="4"/>
    </w:pPr>
    <w:rPr>
      <w:rFonts w:cs="Times New Roman"/>
      <w:i/>
    </w:rPr>
  </w:style>
  <w:style w:type="paragraph" w:styleId="Heading6">
    <w:name w:val="heading 6"/>
    <w:basedOn w:val="Normal"/>
    <w:next w:val="Normal"/>
    <w:link w:val="Heading6Char"/>
    <w:uiPriority w:val="9"/>
    <w:qFormat/>
    <w:rsid w:val="004E60A8"/>
    <w:pPr>
      <w:numPr>
        <w:ilvl w:val="5"/>
        <w:numId w:val="5"/>
      </w:numPr>
      <w:tabs>
        <w:tab w:val="left" w:pos="702"/>
        <w:tab w:val="left" w:pos="1080"/>
      </w:tabs>
      <w:spacing w:before="240" w:line="288" w:lineRule="auto"/>
      <w:outlineLvl w:val="5"/>
    </w:pPr>
    <w:rPr>
      <w:rFonts w:ascii="Helvetica" w:hAnsi="Helvetica" w:cs="Times New Roman"/>
      <w:i/>
      <w:iCs/>
      <w:color w:val="000000"/>
      <w:sz w:val="22"/>
      <w:szCs w:val="22"/>
    </w:rPr>
  </w:style>
  <w:style w:type="paragraph" w:styleId="Heading7">
    <w:name w:val="heading 7"/>
    <w:basedOn w:val="Normal"/>
    <w:next w:val="Normal"/>
    <w:link w:val="Heading7Char"/>
    <w:uiPriority w:val="9"/>
    <w:qFormat/>
    <w:rsid w:val="004E60A8"/>
    <w:pPr>
      <w:numPr>
        <w:ilvl w:val="6"/>
        <w:numId w:val="5"/>
      </w:numPr>
      <w:tabs>
        <w:tab w:val="left" w:pos="702"/>
        <w:tab w:val="left" w:pos="1080"/>
      </w:tabs>
      <w:spacing w:before="240" w:line="288" w:lineRule="auto"/>
      <w:outlineLvl w:val="6"/>
    </w:pPr>
    <w:rPr>
      <w:rFonts w:ascii="Helvetica" w:hAnsi="Helvetica" w:cs="Times New Roman"/>
      <w:color w:val="000000"/>
    </w:rPr>
  </w:style>
  <w:style w:type="paragraph" w:styleId="Heading8">
    <w:name w:val="heading 8"/>
    <w:basedOn w:val="Normal"/>
    <w:next w:val="Normal"/>
    <w:link w:val="Heading8Char"/>
    <w:uiPriority w:val="9"/>
    <w:qFormat/>
    <w:rsid w:val="004E60A8"/>
    <w:pPr>
      <w:numPr>
        <w:ilvl w:val="7"/>
        <w:numId w:val="5"/>
      </w:numPr>
      <w:tabs>
        <w:tab w:val="left" w:pos="702"/>
        <w:tab w:val="left" w:pos="1080"/>
      </w:tabs>
      <w:spacing w:before="240" w:line="288" w:lineRule="auto"/>
      <w:outlineLvl w:val="7"/>
    </w:pPr>
    <w:rPr>
      <w:rFonts w:ascii="Helvetica" w:hAnsi="Helvetica" w:cs="Times New Roman"/>
      <w:i/>
      <w:iCs/>
      <w:color w:val="000000"/>
    </w:rPr>
  </w:style>
  <w:style w:type="paragraph" w:styleId="Heading9">
    <w:name w:val="heading 9"/>
    <w:basedOn w:val="Normal"/>
    <w:next w:val="Normal"/>
    <w:link w:val="Heading9Char"/>
    <w:uiPriority w:val="9"/>
    <w:qFormat/>
    <w:rsid w:val="004E60A8"/>
    <w:pPr>
      <w:numPr>
        <w:ilvl w:val="8"/>
        <w:numId w:val="5"/>
      </w:numPr>
      <w:tabs>
        <w:tab w:val="left" w:pos="702"/>
        <w:tab w:val="left" w:pos="1080"/>
      </w:tabs>
      <w:spacing w:before="240" w:line="288" w:lineRule="auto"/>
      <w:outlineLvl w:val="8"/>
    </w:pPr>
    <w:rPr>
      <w:rFonts w:ascii="Helvetica" w:hAnsi="Helvetica" w:cs="Times New Roman"/>
      <w:i/>
      <w:iCs/>
      <w:color w:val="00000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5A6A00"/>
    <w:pPr>
      <w:tabs>
        <w:tab w:val="left" w:pos="360"/>
        <w:tab w:val="left" w:pos="540"/>
        <w:tab w:val="right" w:leader="dot" w:pos="6804"/>
      </w:tabs>
      <w:spacing w:before="240" w:after="120" w:line="360" w:lineRule="auto"/>
      <w:jc w:val="left"/>
    </w:pPr>
    <w:rPr>
      <w:rFonts w:cs="Tahoma"/>
      <w:b/>
      <w:bCs/>
      <w:caps/>
      <w:noProof/>
      <w:sz w:val="22"/>
    </w:rPr>
  </w:style>
  <w:style w:type="paragraph" w:styleId="NormalIndent">
    <w:name w:val="Normal Indent"/>
    <w:basedOn w:val="Normal"/>
    <w:rsid w:val="00455B5C"/>
    <w:pPr>
      <w:tabs>
        <w:tab w:val="left" w:pos="702"/>
        <w:tab w:val="left" w:pos="1080"/>
      </w:tabs>
      <w:spacing w:line="288" w:lineRule="auto"/>
    </w:pPr>
  </w:style>
  <w:style w:type="paragraph" w:customStyle="1" w:styleId="Example">
    <w:name w:val="Example"/>
    <w:basedOn w:val="NormalIndent"/>
    <w:autoRedefine/>
    <w:rsid w:val="00455B5C"/>
    <w:pPr>
      <w:spacing w:before="60"/>
      <w:ind w:left="1440"/>
    </w:pPr>
    <w:rPr>
      <w:i/>
      <w:iCs/>
      <w:sz w:val="18"/>
      <w:szCs w:val="18"/>
    </w:rPr>
  </w:style>
  <w:style w:type="paragraph" w:customStyle="1" w:styleId="Heading10">
    <w:name w:val="Heading 10"/>
    <w:basedOn w:val="Heading4"/>
    <w:rsid w:val="00455B5C"/>
    <w:pPr>
      <w:numPr>
        <w:ilvl w:val="0"/>
        <w:numId w:val="0"/>
      </w:numPr>
      <w:ind w:left="720"/>
    </w:pPr>
    <w:rPr>
      <w:rFonts w:ascii=".VnTime" w:hAnsi=".VnTime" w:cs="Times New Roman"/>
      <w:i/>
      <w:iCs/>
      <w:sz w:val="22"/>
      <w:szCs w:val="22"/>
    </w:rPr>
  </w:style>
  <w:style w:type="paragraph" w:customStyle="1" w:styleId="Vidu">
    <w:name w:val="Vidu"/>
    <w:basedOn w:val="Normal"/>
    <w:rsid w:val="00455B5C"/>
    <w:pPr>
      <w:numPr>
        <w:numId w:val="1"/>
      </w:numPr>
    </w:pPr>
  </w:style>
  <w:style w:type="paragraph" w:customStyle="1" w:styleId="Mucvidu">
    <w:name w:val="Mucvidu"/>
    <w:basedOn w:val="Vidu"/>
    <w:rsid w:val="00455B5C"/>
    <w:pPr>
      <w:numPr>
        <w:numId w:val="2"/>
      </w:numPr>
      <w:tabs>
        <w:tab w:val="clear" w:pos="360"/>
      </w:tabs>
      <w:ind w:left="1080"/>
    </w:pPr>
  </w:style>
  <w:style w:type="paragraph" w:customStyle="1" w:styleId="Tailieu">
    <w:name w:val="Tailieu"/>
    <w:basedOn w:val="Refer"/>
    <w:rsid w:val="00455B5C"/>
    <w:pPr>
      <w:numPr>
        <w:numId w:val="3"/>
      </w:numPr>
    </w:pPr>
    <w:rPr>
      <w:sz w:val="28"/>
      <w:szCs w:val="28"/>
    </w:rPr>
  </w:style>
  <w:style w:type="paragraph" w:customStyle="1" w:styleId="Refer">
    <w:name w:val="Refer"/>
    <w:basedOn w:val="Normal"/>
    <w:rsid w:val="00455B5C"/>
    <w:pPr>
      <w:spacing w:after="120"/>
      <w:ind w:left="709" w:firstLine="720"/>
    </w:pPr>
  </w:style>
  <w:style w:type="paragraph" w:customStyle="1" w:styleId="Point">
    <w:name w:val="Point"/>
    <w:basedOn w:val="Header"/>
    <w:rsid w:val="00455B5C"/>
    <w:pPr>
      <w:numPr>
        <w:numId w:val="4"/>
      </w:numPr>
      <w:spacing w:before="0"/>
    </w:pPr>
    <w:rPr>
      <w:rFonts w:ascii="Arial" w:hAnsi="Arial" w:cs="Arial"/>
    </w:rPr>
  </w:style>
  <w:style w:type="paragraph" w:styleId="Header">
    <w:name w:val="header"/>
    <w:basedOn w:val="Normal"/>
    <w:link w:val="HeaderChar"/>
    <w:autoRedefine/>
    <w:uiPriority w:val="99"/>
    <w:rsid w:val="0046432D"/>
    <w:pPr>
      <w:pBdr>
        <w:bottom w:val="single" w:sz="4" w:space="1" w:color="auto"/>
      </w:pBdr>
      <w:tabs>
        <w:tab w:val="right" w:pos="9356"/>
      </w:tabs>
      <w:ind w:right="8"/>
    </w:pPr>
    <w:rPr>
      <w:rFonts w:ascii="Verdana" w:hAnsi="Verdana" w:cs="Tahoma"/>
    </w:rPr>
  </w:style>
  <w:style w:type="paragraph" w:styleId="TOC2">
    <w:name w:val="toc 2"/>
    <w:basedOn w:val="Normal"/>
    <w:next w:val="Normal"/>
    <w:autoRedefine/>
    <w:uiPriority w:val="39"/>
    <w:rsid w:val="005A6A00"/>
    <w:pPr>
      <w:tabs>
        <w:tab w:val="left" w:pos="1080"/>
        <w:tab w:val="right" w:leader="dot" w:pos="6804"/>
      </w:tabs>
      <w:ind w:left="360"/>
    </w:pPr>
    <w:rPr>
      <w:rFonts w:cs="Tahoma"/>
      <w:noProof/>
      <w:szCs w:val="24"/>
    </w:rPr>
  </w:style>
  <w:style w:type="paragraph" w:styleId="TOC3">
    <w:name w:val="toc 3"/>
    <w:basedOn w:val="Normal"/>
    <w:next w:val="Normal"/>
    <w:autoRedefine/>
    <w:uiPriority w:val="39"/>
    <w:rsid w:val="005A6A00"/>
    <w:pPr>
      <w:tabs>
        <w:tab w:val="left" w:pos="1200"/>
        <w:tab w:val="left" w:pos="1781"/>
        <w:tab w:val="right" w:leader="dot" w:pos="6804"/>
      </w:tabs>
      <w:spacing w:line="312" w:lineRule="auto"/>
      <w:ind w:left="1077"/>
    </w:pPr>
    <w:rPr>
      <w:i/>
      <w:noProof/>
      <w:sz w:val="19"/>
      <w:szCs w:val="18"/>
    </w:rPr>
  </w:style>
  <w:style w:type="paragraph" w:styleId="TOC4">
    <w:name w:val="toc 4"/>
    <w:basedOn w:val="Normal"/>
    <w:next w:val="Normal"/>
    <w:autoRedefine/>
    <w:uiPriority w:val="39"/>
    <w:rsid w:val="00186E40"/>
    <w:pPr>
      <w:tabs>
        <w:tab w:val="left" w:pos="1894"/>
        <w:tab w:val="left" w:pos="2359"/>
        <w:tab w:val="right" w:leader="dot" w:pos="6804"/>
      </w:tabs>
      <w:ind w:left="1480"/>
    </w:pPr>
    <w:rPr>
      <w:sz w:val="18"/>
      <w:szCs w:val="18"/>
    </w:rPr>
  </w:style>
  <w:style w:type="paragraph" w:styleId="TOC5">
    <w:name w:val="toc 5"/>
    <w:basedOn w:val="Normal"/>
    <w:next w:val="Normal"/>
    <w:autoRedefine/>
    <w:uiPriority w:val="39"/>
    <w:rsid w:val="00186E40"/>
    <w:pPr>
      <w:tabs>
        <w:tab w:val="left" w:pos="2359"/>
        <w:tab w:val="left" w:pos="2937"/>
        <w:tab w:val="right" w:leader="dot" w:pos="6804"/>
      </w:tabs>
      <w:ind w:left="1933"/>
    </w:pPr>
    <w:rPr>
      <w:sz w:val="18"/>
      <w:szCs w:val="18"/>
    </w:rPr>
  </w:style>
  <w:style w:type="paragraph" w:styleId="TOC6">
    <w:name w:val="toc 6"/>
    <w:basedOn w:val="Normal"/>
    <w:next w:val="Normal"/>
    <w:autoRedefine/>
    <w:uiPriority w:val="39"/>
    <w:rsid w:val="00455B5C"/>
    <w:pPr>
      <w:ind w:left="1000"/>
    </w:pPr>
    <w:rPr>
      <w:sz w:val="18"/>
      <w:szCs w:val="18"/>
    </w:rPr>
  </w:style>
  <w:style w:type="paragraph" w:styleId="TOC7">
    <w:name w:val="toc 7"/>
    <w:basedOn w:val="Normal"/>
    <w:next w:val="Normal"/>
    <w:autoRedefine/>
    <w:uiPriority w:val="39"/>
    <w:rsid w:val="00455B5C"/>
    <w:pPr>
      <w:ind w:left="1200"/>
    </w:pPr>
    <w:rPr>
      <w:sz w:val="18"/>
      <w:szCs w:val="18"/>
    </w:rPr>
  </w:style>
  <w:style w:type="paragraph" w:styleId="TOC8">
    <w:name w:val="toc 8"/>
    <w:basedOn w:val="Normal"/>
    <w:next w:val="Normal"/>
    <w:autoRedefine/>
    <w:uiPriority w:val="39"/>
    <w:rsid w:val="00455B5C"/>
    <w:pPr>
      <w:ind w:left="1400"/>
    </w:pPr>
    <w:rPr>
      <w:sz w:val="18"/>
      <w:szCs w:val="18"/>
    </w:rPr>
  </w:style>
  <w:style w:type="paragraph" w:styleId="TOC9">
    <w:name w:val="toc 9"/>
    <w:basedOn w:val="Normal"/>
    <w:next w:val="Normal"/>
    <w:autoRedefine/>
    <w:uiPriority w:val="39"/>
    <w:rsid w:val="00455B5C"/>
    <w:pPr>
      <w:ind w:left="1600"/>
    </w:pPr>
    <w:rPr>
      <w:sz w:val="18"/>
      <w:szCs w:val="18"/>
    </w:rPr>
  </w:style>
  <w:style w:type="paragraph" w:styleId="Title">
    <w:name w:val="Title"/>
    <w:basedOn w:val="Normal"/>
    <w:link w:val="TitleChar"/>
    <w:uiPriority w:val="10"/>
    <w:qFormat/>
    <w:rsid w:val="00455B5C"/>
    <w:pPr>
      <w:spacing w:before="240"/>
      <w:jc w:val="center"/>
    </w:pPr>
    <w:rPr>
      <w:rFonts w:ascii=".VnArialH" w:hAnsi=".VnArialH" w:cs="Times New Roman"/>
      <w:b/>
      <w:bCs/>
    </w:rPr>
  </w:style>
  <w:style w:type="paragraph" w:customStyle="1" w:styleId="NormalTB">
    <w:name w:val="NormalTB"/>
    <w:rsid w:val="00455B5C"/>
    <w:pPr>
      <w:jc w:val="center"/>
    </w:pPr>
    <w:rPr>
      <w:rFonts w:ascii=".VnTime" w:hAnsi=".VnTime"/>
      <w:lang w:val="en-GB" w:eastAsia="en-US"/>
    </w:rPr>
  </w:style>
  <w:style w:type="paragraph" w:styleId="Footer">
    <w:name w:val="footer"/>
    <w:basedOn w:val="Normal"/>
    <w:link w:val="FooterChar"/>
    <w:autoRedefine/>
    <w:uiPriority w:val="99"/>
    <w:rsid w:val="001A3EB5"/>
    <w:pPr>
      <w:pBdr>
        <w:top w:val="single" w:sz="4" w:space="1" w:color="auto"/>
      </w:pBdr>
      <w:tabs>
        <w:tab w:val="center" w:pos="4320"/>
        <w:tab w:val="right" w:pos="9356"/>
      </w:tabs>
    </w:pPr>
    <w:rPr>
      <w:rFonts w:cs="Tahoma"/>
    </w:rPr>
  </w:style>
  <w:style w:type="paragraph" w:customStyle="1" w:styleId="NormalH">
    <w:name w:val="NormalH"/>
    <w:basedOn w:val="Normal"/>
    <w:autoRedefine/>
    <w:rsid w:val="00B0033E"/>
    <w:pPr>
      <w:pageBreakBefore/>
      <w:tabs>
        <w:tab w:val="left" w:pos="2160"/>
        <w:tab w:val="right" w:pos="5040"/>
        <w:tab w:val="left" w:pos="5760"/>
        <w:tab w:val="right" w:pos="8640"/>
      </w:tabs>
      <w:spacing w:before="360" w:after="240"/>
      <w:jc w:val="center"/>
    </w:pPr>
    <w:rPr>
      <w:rFonts w:ascii="Verdana" w:hAnsi="Verdana" w:cs="Times New Roman"/>
      <w:b/>
      <w:caps/>
      <w:color w:val="033103"/>
      <w:sz w:val="28"/>
      <w:szCs w:val="32"/>
      <w:lang w:val="en-GB"/>
    </w:rPr>
  </w:style>
  <w:style w:type="character" w:styleId="PageNumber">
    <w:name w:val="page number"/>
    <w:basedOn w:val="DefaultParagraphFont"/>
    <w:rsid w:val="00455B5C"/>
  </w:style>
  <w:style w:type="paragraph" w:customStyle="1" w:styleId="Bang">
    <w:name w:val="Bang"/>
    <w:basedOn w:val="Normal"/>
    <w:autoRedefine/>
    <w:rsid w:val="00455B5C"/>
    <w:pPr>
      <w:spacing w:before="80" w:after="80"/>
    </w:pPr>
    <w:rPr>
      <w:rFonts w:cs="Tahoma"/>
      <w:sz w:val="18"/>
      <w:szCs w:val="18"/>
    </w:rPr>
  </w:style>
  <w:style w:type="paragraph" w:customStyle="1" w:styleId="heading30">
    <w:name w:val="heading 30"/>
    <w:basedOn w:val="NormalIndent"/>
    <w:rsid w:val="00455B5C"/>
    <w:pPr>
      <w:numPr>
        <w:ilvl w:val="1"/>
        <w:numId w:val="8"/>
      </w:numPr>
    </w:pPr>
    <w:rPr>
      <w:rFonts w:ascii=".VnArial" w:hAnsi=".VnArial" w:cs="Times New Roman"/>
      <w:sz w:val="22"/>
      <w:szCs w:val="22"/>
    </w:rPr>
  </w:style>
  <w:style w:type="paragraph" w:styleId="BodyTextIndent3">
    <w:name w:val="Body Text Indent 3"/>
    <w:basedOn w:val="Normal"/>
    <w:rsid w:val="00455B5C"/>
    <w:pPr>
      <w:ind w:left="540"/>
    </w:pPr>
    <w:rPr>
      <w:lang w:val="en-AU"/>
    </w:rPr>
  </w:style>
  <w:style w:type="paragraph" w:styleId="BodyText">
    <w:name w:val="Body Text"/>
    <w:basedOn w:val="Normal"/>
    <w:rsid w:val="00455B5C"/>
    <w:pPr>
      <w:spacing w:before="0"/>
    </w:pPr>
    <w:rPr>
      <w:rFonts w:cs="Times New Roman"/>
      <w:szCs w:val="24"/>
      <w:lang w:val="en-AU"/>
    </w:rPr>
  </w:style>
  <w:style w:type="paragraph" w:customStyle="1" w:styleId="Heading1H1">
    <w:name w:val="Heading 1.H1"/>
    <w:basedOn w:val="Normal"/>
    <w:next w:val="Normal"/>
    <w:rsid w:val="00455B5C"/>
    <w:pPr>
      <w:keepNext/>
      <w:tabs>
        <w:tab w:val="left" w:pos="432"/>
      </w:tabs>
      <w:spacing w:before="240" w:after="240"/>
      <w:ind w:left="432" w:hanging="432"/>
    </w:pPr>
    <w:rPr>
      <w:rFonts w:cs="Times New Roman"/>
      <w:b/>
      <w:bCs/>
      <w:caps/>
      <w:kern w:val="28"/>
      <w:szCs w:val="24"/>
      <w:lang w:val="en-AU"/>
    </w:rPr>
  </w:style>
  <w:style w:type="paragraph" w:customStyle="1" w:styleId="Heading2H2">
    <w:name w:val="Heading 2.H2"/>
    <w:basedOn w:val="Normal"/>
    <w:next w:val="Normal"/>
    <w:rsid w:val="00455B5C"/>
    <w:pPr>
      <w:keepNext/>
      <w:tabs>
        <w:tab w:val="left" w:pos="576"/>
      </w:tabs>
      <w:spacing w:before="240" w:after="200"/>
      <w:ind w:left="576" w:hanging="576"/>
    </w:pPr>
    <w:rPr>
      <w:rFonts w:cs="Times New Roman"/>
      <w:b/>
      <w:bCs/>
      <w:lang w:val="en-AU"/>
    </w:rPr>
  </w:style>
  <w:style w:type="paragraph" w:customStyle="1" w:styleId="APP2">
    <w:name w:val="APP2"/>
    <w:basedOn w:val="Normal"/>
    <w:rsid w:val="00455B5C"/>
    <w:pPr>
      <w:tabs>
        <w:tab w:val="left" w:pos="-720"/>
        <w:tab w:val="left" w:pos="0"/>
      </w:tabs>
      <w:spacing w:before="0"/>
      <w:ind w:hanging="720"/>
    </w:pPr>
    <w:rPr>
      <w:rFonts w:cs="Times New Roman"/>
      <w:b/>
      <w:bCs/>
      <w:lang w:val="en-AU"/>
    </w:rPr>
  </w:style>
  <w:style w:type="paragraph" w:customStyle="1" w:styleId="App1">
    <w:name w:val="App1"/>
    <w:basedOn w:val="Heading1H1"/>
    <w:rsid w:val="00455B5C"/>
    <w:pPr>
      <w:tabs>
        <w:tab w:val="left" w:pos="-720"/>
        <w:tab w:val="left" w:pos="0"/>
      </w:tabs>
      <w:spacing w:before="0" w:after="0"/>
      <w:ind w:left="1440" w:hanging="1440"/>
    </w:pPr>
    <w:rPr>
      <w:caps w:val="0"/>
      <w:sz w:val="32"/>
      <w:szCs w:val="32"/>
    </w:rPr>
  </w:style>
  <w:style w:type="paragraph" w:customStyle="1" w:styleId="PARA1">
    <w:name w:val="PARA1"/>
    <w:basedOn w:val="Normal"/>
    <w:rsid w:val="00455B5C"/>
    <w:pPr>
      <w:tabs>
        <w:tab w:val="left" w:pos="-720"/>
        <w:tab w:val="left" w:pos="-576"/>
        <w:tab w:val="left" w:pos="0"/>
      </w:tabs>
      <w:spacing w:before="0"/>
    </w:pPr>
    <w:rPr>
      <w:rFonts w:cs="Times New Roman"/>
      <w:lang w:val="en-GB"/>
    </w:rPr>
  </w:style>
  <w:style w:type="paragraph" w:customStyle="1" w:styleId="chklvl2">
    <w:name w:val="chklvl2"/>
    <w:basedOn w:val="Normal"/>
    <w:rsid w:val="00455B5C"/>
    <w:pPr>
      <w:spacing w:before="0"/>
      <w:ind w:firstLine="720"/>
    </w:pPr>
    <w:rPr>
      <w:rFonts w:cs="Times New Roman"/>
      <w:sz w:val="22"/>
      <w:szCs w:val="22"/>
      <w:lang w:val="en-AU"/>
    </w:rPr>
  </w:style>
  <w:style w:type="paragraph" w:customStyle="1" w:styleId="chklvl1">
    <w:name w:val="chklvl1"/>
    <w:basedOn w:val="Normal"/>
    <w:rsid w:val="00455B5C"/>
    <w:pPr>
      <w:spacing w:before="0"/>
      <w:ind w:firstLine="360"/>
    </w:pPr>
    <w:rPr>
      <w:rFonts w:cs="Times New Roman"/>
      <w:szCs w:val="24"/>
      <w:lang w:val="en-AU"/>
    </w:rPr>
  </w:style>
  <w:style w:type="paragraph" w:customStyle="1" w:styleId="chklvl3">
    <w:name w:val="chklvl3"/>
    <w:basedOn w:val="Normal"/>
    <w:rsid w:val="00455B5C"/>
    <w:pPr>
      <w:spacing w:before="0"/>
      <w:ind w:firstLine="1080"/>
    </w:pPr>
    <w:rPr>
      <w:rFonts w:cs="Times New Roman"/>
      <w:lang w:val="en-AU"/>
    </w:rPr>
  </w:style>
  <w:style w:type="paragraph" w:customStyle="1" w:styleId="CHKLVL4">
    <w:name w:val="CHKLVL4"/>
    <w:basedOn w:val="Normal"/>
    <w:rsid w:val="00455B5C"/>
    <w:pPr>
      <w:spacing w:before="0"/>
      <w:ind w:left="1440"/>
    </w:pPr>
    <w:rPr>
      <w:rFonts w:cs="Times New Roman"/>
      <w:i/>
      <w:iCs/>
      <w:lang w:val="en-AU"/>
    </w:rPr>
  </w:style>
  <w:style w:type="paragraph" w:customStyle="1" w:styleId="GLOSSARY1">
    <w:name w:val="GLOSSARY1"/>
    <w:basedOn w:val="Normal"/>
    <w:rsid w:val="00455B5C"/>
    <w:pPr>
      <w:spacing w:before="0"/>
      <w:ind w:left="274" w:hanging="274"/>
    </w:pPr>
    <w:rPr>
      <w:rFonts w:cs="Times New Roman"/>
      <w:b/>
      <w:bCs/>
      <w:lang w:val="en-AU"/>
    </w:rPr>
  </w:style>
  <w:style w:type="paragraph" w:customStyle="1" w:styleId="h1para">
    <w:name w:val="h1para"/>
    <w:basedOn w:val="Normal"/>
    <w:rsid w:val="00455B5C"/>
    <w:pPr>
      <w:spacing w:before="0"/>
      <w:ind w:left="450"/>
    </w:pPr>
    <w:rPr>
      <w:rFonts w:cs="Times New Roman"/>
      <w:lang w:val="en-AU"/>
    </w:rPr>
  </w:style>
  <w:style w:type="paragraph" w:customStyle="1" w:styleId="h2level">
    <w:name w:val="h2level"/>
    <w:basedOn w:val="Normal"/>
    <w:rsid w:val="00455B5C"/>
    <w:pPr>
      <w:spacing w:before="0"/>
      <w:ind w:left="1170"/>
    </w:pPr>
    <w:rPr>
      <w:rFonts w:cs="Times New Roman"/>
      <w:lang w:val="en-AU"/>
    </w:rPr>
  </w:style>
  <w:style w:type="paragraph" w:customStyle="1" w:styleId="Titlechklst">
    <w:name w:val="Title_chklst"/>
    <w:basedOn w:val="Normal"/>
    <w:rsid w:val="00455B5C"/>
    <w:pPr>
      <w:spacing w:before="0"/>
      <w:jc w:val="center"/>
    </w:pPr>
    <w:rPr>
      <w:rFonts w:cs="Times New Roman"/>
      <w:b/>
      <w:bCs/>
      <w:caps/>
      <w:sz w:val="28"/>
      <w:szCs w:val="28"/>
      <w:lang w:val="en-AU"/>
    </w:rPr>
  </w:style>
  <w:style w:type="paragraph" w:customStyle="1" w:styleId="CHAPTER">
    <w:name w:val="CHAPTER"/>
    <w:basedOn w:val="Normal"/>
    <w:rsid w:val="00455B5C"/>
    <w:pPr>
      <w:spacing w:before="0"/>
      <w:ind w:left="360" w:hanging="360"/>
      <w:jc w:val="center"/>
    </w:pPr>
    <w:rPr>
      <w:rFonts w:cs="Times New Roman"/>
      <w:b/>
      <w:bCs/>
      <w:sz w:val="36"/>
      <w:szCs w:val="36"/>
      <w:lang w:val="en-AU"/>
    </w:rPr>
  </w:style>
  <w:style w:type="paragraph" w:customStyle="1" w:styleId="Sub-heading1">
    <w:name w:val="Sub-heading 1"/>
    <w:basedOn w:val="CHAPTER"/>
    <w:rsid w:val="00455B5C"/>
    <w:pPr>
      <w:jc w:val="left"/>
    </w:pPr>
    <w:rPr>
      <w:caps/>
      <w:sz w:val="28"/>
      <w:szCs w:val="28"/>
    </w:rPr>
  </w:style>
  <w:style w:type="paragraph" w:customStyle="1" w:styleId="Para">
    <w:name w:val="Para"/>
    <w:basedOn w:val="Normal"/>
    <w:rsid w:val="00455B5C"/>
    <w:pPr>
      <w:spacing w:before="0"/>
      <w:ind w:left="432"/>
    </w:pPr>
    <w:rPr>
      <w:rFonts w:cs="Times New Roman"/>
      <w:lang w:val="en-AU"/>
    </w:rPr>
  </w:style>
  <w:style w:type="paragraph" w:customStyle="1" w:styleId="Level4">
    <w:name w:val="Level_4"/>
    <w:basedOn w:val="Normal"/>
    <w:rsid w:val="00455B5C"/>
    <w:pPr>
      <w:spacing w:before="0"/>
      <w:ind w:left="1080"/>
    </w:pPr>
    <w:rPr>
      <w:rFonts w:cs="Times New Roman"/>
      <w:lang w:val="en-AU"/>
    </w:rPr>
  </w:style>
  <w:style w:type="paragraph" w:customStyle="1" w:styleId="Level1">
    <w:name w:val="Level_1"/>
    <w:basedOn w:val="Normal"/>
    <w:rsid w:val="00455B5C"/>
    <w:pPr>
      <w:spacing w:before="0"/>
    </w:pPr>
    <w:rPr>
      <w:rFonts w:cs="Times New Roman"/>
      <w:b/>
      <w:bCs/>
      <w:lang w:val="en-AU"/>
    </w:rPr>
  </w:style>
  <w:style w:type="paragraph" w:customStyle="1" w:styleId="Level3">
    <w:name w:val="Level_3"/>
    <w:basedOn w:val="Level1"/>
    <w:rsid w:val="00455B5C"/>
    <w:pPr>
      <w:ind w:left="720"/>
    </w:pPr>
    <w:rPr>
      <w:b w:val="0"/>
      <w:bCs w:val="0"/>
    </w:rPr>
  </w:style>
  <w:style w:type="paragraph" w:customStyle="1" w:styleId="Level2">
    <w:name w:val="Level_2"/>
    <w:basedOn w:val="Level3"/>
    <w:rsid w:val="00455B5C"/>
    <w:pPr>
      <w:ind w:left="432"/>
    </w:pPr>
  </w:style>
  <w:style w:type="paragraph" w:customStyle="1" w:styleId="Level5">
    <w:name w:val="Level_5"/>
    <w:basedOn w:val="Normal"/>
    <w:rsid w:val="00455B5C"/>
    <w:pPr>
      <w:spacing w:before="0"/>
      <w:ind w:left="1440"/>
    </w:pPr>
    <w:rPr>
      <w:rFonts w:cs="Times New Roman"/>
      <w:lang w:val="en-AU"/>
    </w:rPr>
  </w:style>
  <w:style w:type="paragraph" w:customStyle="1" w:styleId="level6">
    <w:name w:val="level_6"/>
    <w:basedOn w:val="Normal"/>
    <w:rsid w:val="00455B5C"/>
    <w:pPr>
      <w:spacing w:before="0"/>
      <w:ind w:left="1800"/>
    </w:pPr>
    <w:rPr>
      <w:rFonts w:cs="Times New Roman"/>
      <w:lang w:val="en-AU"/>
    </w:rPr>
  </w:style>
  <w:style w:type="paragraph" w:customStyle="1" w:styleId="Appendix">
    <w:name w:val="Appendix"/>
    <w:basedOn w:val="Normal"/>
    <w:rsid w:val="00455B5C"/>
    <w:pPr>
      <w:spacing w:before="0"/>
    </w:pPr>
    <w:rPr>
      <w:rFonts w:cs="Times New Roman"/>
      <w:b/>
      <w:bCs/>
      <w:caps/>
      <w:szCs w:val="24"/>
      <w:lang w:val="en-AU"/>
    </w:rPr>
  </w:style>
  <w:style w:type="paragraph" w:customStyle="1" w:styleId="Applevel2">
    <w:name w:val="App_level2"/>
    <w:basedOn w:val="Normal"/>
    <w:rsid w:val="00455B5C"/>
    <w:pPr>
      <w:spacing w:before="0"/>
    </w:pPr>
    <w:rPr>
      <w:rFonts w:cs="Times New Roman"/>
      <w:b/>
      <w:bCs/>
      <w:caps/>
      <w:lang w:val="en-AU"/>
    </w:rPr>
  </w:style>
  <w:style w:type="paragraph" w:styleId="FootnoteText">
    <w:name w:val="footnote text"/>
    <w:basedOn w:val="Normal"/>
    <w:semiHidden/>
    <w:rsid w:val="00455B5C"/>
    <w:pPr>
      <w:spacing w:before="0"/>
    </w:pPr>
    <w:rPr>
      <w:rFonts w:cs="Times New Roman"/>
    </w:rPr>
  </w:style>
  <w:style w:type="paragraph" w:customStyle="1" w:styleId="Standaard">
    <w:name w:val="Standaard"/>
    <w:rsid w:val="00455B5C"/>
    <w:rPr>
      <w:rFonts w:ascii="CG Times" w:hAnsi="CG Times"/>
      <w:sz w:val="24"/>
      <w:szCs w:val="24"/>
      <w:lang w:val="en-GB" w:eastAsia="en-US"/>
    </w:rPr>
  </w:style>
  <w:style w:type="paragraph" w:styleId="CommentText">
    <w:name w:val="annotation text"/>
    <w:basedOn w:val="Normal"/>
    <w:link w:val="CommentTextChar"/>
    <w:semiHidden/>
    <w:rsid w:val="00455B5C"/>
    <w:pPr>
      <w:spacing w:before="0"/>
    </w:pPr>
    <w:rPr>
      <w:rFonts w:cs="Times New Roman"/>
      <w:lang w:val="en-GB"/>
    </w:rPr>
  </w:style>
  <w:style w:type="paragraph" w:styleId="BodyTextIndent">
    <w:name w:val="Body Text Indent"/>
    <w:basedOn w:val="Normal"/>
    <w:rsid w:val="00455B5C"/>
    <w:pPr>
      <w:spacing w:before="0"/>
    </w:pPr>
    <w:rPr>
      <w:rFonts w:cs="Times New Roman"/>
      <w:szCs w:val="24"/>
      <w:lang w:val="en-AU"/>
    </w:rPr>
  </w:style>
  <w:style w:type="paragraph" w:customStyle="1" w:styleId="Starbullet">
    <w:name w:val="Starbullet"/>
    <w:basedOn w:val="Normal"/>
    <w:rsid w:val="00455B5C"/>
    <w:pPr>
      <w:spacing w:before="0" w:after="240"/>
      <w:ind w:left="360" w:hanging="360"/>
    </w:pPr>
    <w:rPr>
      <w:rFonts w:cs="Times New Roman"/>
      <w:color w:val="000000"/>
      <w:szCs w:val="24"/>
      <w:lang w:val="en-GB"/>
    </w:rPr>
  </w:style>
  <w:style w:type="paragraph" w:customStyle="1" w:styleId="textnotindented">
    <w:name w:val="text not indented"/>
    <w:basedOn w:val="Normal"/>
    <w:rsid w:val="00455B5C"/>
    <w:pPr>
      <w:spacing w:before="240"/>
    </w:pPr>
    <w:rPr>
      <w:rFonts w:cs="Times New Roman"/>
      <w:color w:val="000000"/>
      <w:szCs w:val="24"/>
      <w:lang w:val="en-GB"/>
    </w:rPr>
  </w:style>
  <w:style w:type="paragraph" w:styleId="Caption">
    <w:name w:val="caption"/>
    <w:basedOn w:val="Normal"/>
    <w:next w:val="Normal"/>
    <w:uiPriority w:val="35"/>
    <w:qFormat/>
    <w:rsid w:val="002E4C9B"/>
    <w:pPr>
      <w:spacing w:before="0"/>
      <w:jc w:val="center"/>
    </w:pPr>
    <w:rPr>
      <w:rFonts w:cs="Times New Roman"/>
      <w:i/>
      <w:color w:val="000000"/>
      <w:sz w:val="20"/>
      <w:szCs w:val="24"/>
      <w:lang w:val="en-GB"/>
    </w:rPr>
  </w:style>
  <w:style w:type="paragraph" w:customStyle="1" w:styleId="table">
    <w:name w:val="table"/>
    <w:basedOn w:val="Normal"/>
    <w:rsid w:val="00455B5C"/>
    <w:pPr>
      <w:spacing w:after="120"/>
    </w:pPr>
    <w:rPr>
      <w:rFonts w:cs="Times New Roman"/>
      <w:color w:val="000000"/>
      <w:szCs w:val="24"/>
      <w:lang w:val="en-GB"/>
    </w:rPr>
  </w:style>
  <w:style w:type="character" w:styleId="FootnoteReference">
    <w:name w:val="footnote reference"/>
    <w:basedOn w:val="DefaultParagraphFont"/>
    <w:semiHidden/>
    <w:rsid w:val="00455B5C"/>
    <w:rPr>
      <w:vertAlign w:val="superscript"/>
    </w:rPr>
  </w:style>
  <w:style w:type="paragraph" w:customStyle="1" w:styleId="Bullet">
    <w:name w:val="Bullet"/>
    <w:basedOn w:val="Normal"/>
    <w:rsid w:val="00455B5C"/>
    <w:pPr>
      <w:tabs>
        <w:tab w:val="left" w:pos="-720"/>
        <w:tab w:val="left" w:pos="0"/>
      </w:tabs>
      <w:spacing w:after="80"/>
      <w:ind w:left="1440" w:hanging="720"/>
    </w:pPr>
    <w:rPr>
      <w:rFonts w:cs="Times New Roman"/>
      <w:szCs w:val="24"/>
      <w:lang w:val="en-AU"/>
    </w:rPr>
  </w:style>
  <w:style w:type="paragraph" w:customStyle="1" w:styleId="screentable">
    <w:name w:val="screen table"/>
    <w:rsid w:val="00455B5C"/>
    <w:pPr>
      <w:widowControl w:val="0"/>
    </w:pPr>
    <w:rPr>
      <w:lang w:val="en-US" w:eastAsia="en-US"/>
    </w:rPr>
  </w:style>
  <w:style w:type="paragraph" w:styleId="BodyText3">
    <w:name w:val="Body Text 3"/>
    <w:basedOn w:val="Normal"/>
    <w:rsid w:val="00455B5C"/>
    <w:pPr>
      <w:spacing w:before="0"/>
    </w:pPr>
    <w:rPr>
      <w:b/>
      <w:bCs/>
      <w:i/>
      <w:iCs/>
      <w:sz w:val="44"/>
      <w:szCs w:val="44"/>
      <w:lang w:val="en-AU"/>
    </w:rPr>
  </w:style>
  <w:style w:type="paragraph" w:styleId="TableofFigures">
    <w:name w:val="table of figures"/>
    <w:basedOn w:val="Normal"/>
    <w:next w:val="Normal"/>
    <w:uiPriority w:val="99"/>
    <w:rsid w:val="00FE4FD6"/>
    <w:pPr>
      <w:spacing w:before="0"/>
    </w:pPr>
    <w:rPr>
      <w:rFonts w:cs="Times New Roman"/>
      <w:i/>
      <w:iCs/>
      <w:lang w:val="en-GB"/>
    </w:rPr>
  </w:style>
  <w:style w:type="character" w:styleId="Hyperlink">
    <w:name w:val="Hyperlink"/>
    <w:basedOn w:val="DefaultParagraphFont"/>
    <w:uiPriority w:val="99"/>
    <w:rsid w:val="00455B5C"/>
    <w:rPr>
      <w:color w:val="0000FF"/>
      <w:u w:val="single"/>
    </w:rPr>
  </w:style>
  <w:style w:type="paragraph" w:customStyle="1" w:styleId="DiffListing">
    <w:name w:val="Diff Listing"/>
    <w:basedOn w:val="Normal"/>
    <w:rsid w:val="00455B5C"/>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455B5C"/>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455B5C"/>
    <w:pPr>
      <w:spacing w:before="0"/>
    </w:pPr>
    <w:rPr>
      <w:rFonts w:ascii="Courier New" w:hAnsi="Courier New" w:cs="Courier New"/>
    </w:rPr>
  </w:style>
  <w:style w:type="paragraph" w:styleId="DocumentMap">
    <w:name w:val="Document Map"/>
    <w:basedOn w:val="Normal"/>
    <w:link w:val="DocumentMapChar"/>
    <w:uiPriority w:val="99"/>
    <w:semiHidden/>
    <w:rsid w:val="00455B5C"/>
    <w:pPr>
      <w:shd w:val="clear" w:color="auto" w:fill="000080"/>
      <w:spacing w:before="0"/>
    </w:pPr>
    <w:rPr>
      <w:rFonts w:cs="Tahoma"/>
      <w:lang w:val="en-AU"/>
    </w:rPr>
  </w:style>
  <w:style w:type="paragraph" w:customStyle="1" w:styleId="Listing">
    <w:name w:val="Listing"/>
    <w:basedOn w:val="Normal"/>
    <w:rsid w:val="00455B5C"/>
    <w:pPr>
      <w:spacing w:before="0"/>
    </w:pPr>
    <w:rPr>
      <w:rFonts w:ascii="Courier New" w:hAnsi="Courier New" w:cs="Courier New"/>
      <w:noProof/>
      <w:sz w:val="16"/>
      <w:szCs w:val="16"/>
      <w:lang w:val="en-AU"/>
    </w:rPr>
  </w:style>
  <w:style w:type="paragraph" w:styleId="BodyTextIndent2">
    <w:name w:val="Body Text Indent 2"/>
    <w:basedOn w:val="Normal"/>
    <w:rsid w:val="00455B5C"/>
    <w:pPr>
      <w:spacing w:before="0"/>
    </w:pPr>
    <w:rPr>
      <w:rFonts w:ascii=".VnTime" w:hAnsi=".VnTime" w:cs="Times New Roman"/>
    </w:rPr>
  </w:style>
  <w:style w:type="paragraph" w:customStyle="1" w:styleId="NormalCaption">
    <w:name w:val="NormalCaption"/>
    <w:basedOn w:val="Normal"/>
    <w:rsid w:val="00455B5C"/>
    <w:pPr>
      <w:widowControl w:val="0"/>
      <w:spacing w:after="120"/>
      <w:ind w:left="709"/>
    </w:pPr>
    <w:rPr>
      <w:b/>
      <w:bCs/>
    </w:rPr>
  </w:style>
  <w:style w:type="paragraph" w:customStyle="1" w:styleId="NormalIndent0">
    <w:name w:val="NormalIndent"/>
    <w:basedOn w:val="Normal"/>
    <w:rsid w:val="00455B5C"/>
  </w:style>
  <w:style w:type="paragraph" w:customStyle="1" w:styleId="NormalIndex">
    <w:name w:val="NormalIndex"/>
    <w:basedOn w:val="NormalIndent0"/>
    <w:rsid w:val="00455B5C"/>
    <w:pPr>
      <w:tabs>
        <w:tab w:val="left" w:pos="360"/>
        <w:tab w:val="left" w:pos="450"/>
      </w:tabs>
      <w:spacing w:before="60" w:after="60"/>
      <w:ind w:hanging="360"/>
    </w:pPr>
  </w:style>
  <w:style w:type="paragraph" w:customStyle="1" w:styleId="NH-1">
    <w:name w:val="NH-1"/>
    <w:basedOn w:val="Normal"/>
    <w:next w:val="NH-2"/>
    <w:rsid w:val="00455B5C"/>
    <w:pPr>
      <w:keepNext/>
      <w:widowControl w:val="0"/>
      <w:tabs>
        <w:tab w:val="left" w:pos="360"/>
      </w:tabs>
      <w:ind w:left="360" w:hanging="360"/>
    </w:pPr>
    <w:rPr>
      <w:rFonts w:ascii=".VnArial" w:hAnsi=".VnArial" w:cs="Times New Roman"/>
      <w:b/>
      <w:bCs/>
      <w:szCs w:val="24"/>
    </w:rPr>
  </w:style>
  <w:style w:type="paragraph" w:customStyle="1" w:styleId="NH-2">
    <w:name w:val="NH-2"/>
    <w:basedOn w:val="Normal"/>
    <w:next w:val="NormalIndent"/>
    <w:rsid w:val="00455B5C"/>
    <w:pPr>
      <w:keepNext/>
      <w:widowControl w:val="0"/>
      <w:tabs>
        <w:tab w:val="left" w:pos="720"/>
      </w:tabs>
      <w:ind w:left="360" w:hanging="360"/>
    </w:pPr>
    <w:rPr>
      <w:rFonts w:ascii=".VnArial" w:hAnsi=".VnArial" w:cs="Times New Roman"/>
      <w:b/>
      <w:bCs/>
      <w:szCs w:val="24"/>
    </w:rPr>
  </w:style>
  <w:style w:type="paragraph" w:customStyle="1" w:styleId="NormalText">
    <w:name w:val="NormalText"/>
    <w:basedOn w:val="Normal"/>
    <w:rsid w:val="00455B5C"/>
    <w:pPr>
      <w:widowControl w:val="0"/>
    </w:pPr>
  </w:style>
  <w:style w:type="paragraph" w:customStyle="1" w:styleId="H5">
    <w:name w:val="H5"/>
    <w:basedOn w:val="NormalIndent"/>
    <w:next w:val="Normal"/>
    <w:rsid w:val="00455B5C"/>
    <w:pPr>
      <w:keepNext/>
      <w:widowControl w:val="0"/>
      <w:tabs>
        <w:tab w:val="clear" w:pos="702"/>
        <w:tab w:val="clear" w:pos="1080"/>
      </w:tabs>
      <w:spacing w:line="240" w:lineRule="auto"/>
      <w:ind w:left="-14" w:right="14"/>
      <w:jc w:val="left"/>
    </w:pPr>
    <w:rPr>
      <w:rFonts w:ascii=".VnTime" w:hAnsi=".VnTime" w:cs="Times New Roman"/>
      <w:b/>
      <w:bCs/>
      <w:i/>
      <w:iCs/>
      <w:color w:val="800080"/>
      <w:szCs w:val="24"/>
    </w:rPr>
  </w:style>
  <w:style w:type="paragraph" w:customStyle="1" w:styleId="NormalFD">
    <w:name w:val="NormalFD"/>
    <w:basedOn w:val="Normal"/>
    <w:rsid w:val="00455B5C"/>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455B5C"/>
    <w:pPr>
      <w:widowControl w:val="0"/>
      <w:tabs>
        <w:tab w:val="left" w:pos="360"/>
      </w:tabs>
      <w:ind w:left="360" w:hanging="360"/>
    </w:pPr>
  </w:style>
  <w:style w:type="paragraph" w:styleId="BlockText">
    <w:name w:val="Block Text"/>
    <w:basedOn w:val="Normal"/>
    <w:rsid w:val="00455B5C"/>
    <w:pPr>
      <w:widowControl w:val="0"/>
      <w:tabs>
        <w:tab w:val="left" w:pos="8820"/>
      </w:tabs>
      <w:spacing w:before="0"/>
      <w:ind w:right="22"/>
    </w:pPr>
    <w:rPr>
      <w:rFonts w:ascii=".VnTime" w:hAnsi=".VnTime" w:cs="Times New Roman"/>
    </w:rPr>
  </w:style>
  <w:style w:type="character" w:styleId="CommentReference">
    <w:name w:val="annotation reference"/>
    <w:basedOn w:val="DefaultParagraphFont"/>
    <w:semiHidden/>
    <w:rsid w:val="00455B5C"/>
    <w:rPr>
      <w:sz w:val="16"/>
      <w:szCs w:val="16"/>
    </w:rPr>
  </w:style>
  <w:style w:type="paragraph" w:customStyle="1" w:styleId="Content">
    <w:name w:val="Content"/>
    <w:basedOn w:val="Normal"/>
    <w:rsid w:val="00455B5C"/>
    <w:pPr>
      <w:ind w:left="709" w:firstLine="720"/>
    </w:pPr>
    <w:rPr>
      <w:rFonts w:ascii=".VnTime" w:hAnsi=".VnTime" w:cs="Times New Roman"/>
      <w:szCs w:val="24"/>
    </w:rPr>
  </w:style>
  <w:style w:type="paragraph" w:customStyle="1" w:styleId="TableCaption">
    <w:name w:val="TableCaption"/>
    <w:basedOn w:val="NormalIndent"/>
    <w:rsid w:val="00455B5C"/>
    <w:pPr>
      <w:widowControl w:val="0"/>
      <w:tabs>
        <w:tab w:val="clear" w:pos="702"/>
        <w:tab w:val="clear" w:pos="1080"/>
      </w:tabs>
      <w:spacing w:line="240" w:lineRule="auto"/>
      <w:ind w:left="-14" w:right="14"/>
      <w:jc w:val="left"/>
    </w:pPr>
    <w:rPr>
      <w:b/>
      <w:bCs/>
    </w:rPr>
  </w:style>
  <w:style w:type="character" w:styleId="Strong">
    <w:name w:val="Strong"/>
    <w:basedOn w:val="DefaultParagraphFont"/>
    <w:uiPriority w:val="22"/>
    <w:qFormat/>
    <w:rsid w:val="00455B5C"/>
    <w:rPr>
      <w:b/>
      <w:bCs/>
    </w:rPr>
  </w:style>
  <w:style w:type="paragraph" w:customStyle="1" w:styleId="TableTitle">
    <w:name w:val="Table Title"/>
    <w:basedOn w:val="NormalIndent"/>
    <w:autoRedefine/>
    <w:rsid w:val="00455B5C"/>
    <w:pPr>
      <w:keepNext/>
      <w:widowControl w:val="0"/>
      <w:numPr>
        <w:numId w:val="6"/>
      </w:numPr>
      <w:tabs>
        <w:tab w:val="clear" w:pos="702"/>
      </w:tabs>
      <w:spacing w:line="240" w:lineRule="auto"/>
      <w:ind w:right="29"/>
      <w:jc w:val="right"/>
    </w:pPr>
    <w:rPr>
      <w:rFonts w:ascii=".VnTime" w:hAnsi=".VnTime" w:cs="Times New Roman"/>
    </w:rPr>
  </w:style>
  <w:style w:type="paragraph" w:styleId="Index1">
    <w:name w:val="index 1"/>
    <w:basedOn w:val="Normal"/>
    <w:next w:val="Normal"/>
    <w:autoRedefine/>
    <w:semiHidden/>
    <w:rsid w:val="00455B5C"/>
    <w:pPr>
      <w:tabs>
        <w:tab w:val="left" w:pos="702"/>
        <w:tab w:val="left" w:pos="1080"/>
      </w:tabs>
      <w:spacing w:line="288" w:lineRule="auto"/>
      <w:ind w:left="-18"/>
    </w:pPr>
    <w:rPr>
      <w:rFonts w:ascii=".VnTime" w:hAnsi=".VnTime" w:cs="Times New Roman"/>
      <w:i/>
      <w:iCs/>
    </w:rPr>
  </w:style>
  <w:style w:type="paragraph" w:customStyle="1" w:styleId="InfoBlue">
    <w:name w:val="InfoBlue"/>
    <w:basedOn w:val="Normal"/>
    <w:next w:val="BodyText"/>
    <w:autoRedefine/>
    <w:rsid w:val="00455B5C"/>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51369B"/>
    <w:pPr>
      <w:widowControl w:val="0"/>
      <w:spacing w:before="120"/>
    </w:pPr>
    <w:rPr>
      <w:rFonts w:ascii="Arial" w:hAnsi="Arial" w:cs="Arial"/>
      <w:b/>
      <w:snapToGrid w:val="0"/>
      <w:color w:val="6E2500"/>
      <w:spacing w:val="30"/>
      <w:sz w:val="40"/>
      <w:lang w:val="en-US"/>
    </w:rPr>
  </w:style>
  <w:style w:type="paragraph" w:customStyle="1" w:styleId="HeadingLv1">
    <w:name w:val="Heading Lv1"/>
    <w:basedOn w:val="Normal"/>
    <w:autoRedefine/>
    <w:rsid w:val="00455B5C"/>
    <w:pPr>
      <w:widowControl w:val="0"/>
      <w:jc w:val="center"/>
    </w:pPr>
    <w:rPr>
      <w:rFonts w:cs="Tahoma"/>
      <w:b/>
      <w:snapToGrid w:val="0"/>
      <w:color w:val="6E2500"/>
    </w:rPr>
  </w:style>
  <w:style w:type="paragraph" w:customStyle="1" w:styleId="NormalT">
    <w:name w:val="NormalT"/>
    <w:basedOn w:val="Normal"/>
    <w:rsid w:val="00455B5C"/>
  </w:style>
  <w:style w:type="paragraph" w:customStyle="1" w:styleId="TableCaptionSmall">
    <w:name w:val="TableCaptionSmall"/>
    <w:basedOn w:val="Normal"/>
    <w:rsid w:val="00BB6B32"/>
    <w:pPr>
      <w:widowControl w:val="0"/>
      <w:spacing w:line="360" w:lineRule="auto"/>
      <w:jc w:val="center"/>
    </w:pPr>
    <w:rPr>
      <w:rFonts w:cs="Tahoma"/>
      <w:b/>
      <w:sz w:val="20"/>
      <w:szCs w:val="24"/>
    </w:rPr>
  </w:style>
  <w:style w:type="paragraph" w:styleId="NormalWeb">
    <w:name w:val="Normal (Web)"/>
    <w:basedOn w:val="Normal"/>
    <w:uiPriority w:val="99"/>
    <w:unhideWhenUsed/>
    <w:rsid w:val="006944EC"/>
    <w:pPr>
      <w:spacing w:before="100" w:beforeAutospacing="1" w:after="100" w:afterAutospacing="1" w:line="240" w:lineRule="auto"/>
      <w:ind w:left="240"/>
      <w:jc w:val="left"/>
    </w:pPr>
    <w:rPr>
      <w:rFonts w:cs="Times New Roman"/>
      <w:color w:val="000000"/>
      <w:szCs w:val="24"/>
    </w:rPr>
  </w:style>
  <w:style w:type="paragraph" w:customStyle="1" w:styleId="prefix">
    <w:name w:val="prefix"/>
    <w:basedOn w:val="Normal"/>
    <w:rsid w:val="006944EC"/>
    <w:pPr>
      <w:spacing w:before="60" w:after="120" w:line="240" w:lineRule="auto"/>
      <w:jc w:val="left"/>
    </w:pPr>
    <w:rPr>
      <w:rFonts w:cs="Times New Roman"/>
      <w:color w:val="000000"/>
      <w:szCs w:val="24"/>
    </w:rPr>
  </w:style>
  <w:style w:type="character" w:styleId="Emphasis">
    <w:name w:val="Emphasis"/>
    <w:basedOn w:val="DefaultParagraphFont"/>
    <w:uiPriority w:val="20"/>
    <w:qFormat/>
    <w:rsid w:val="006944EC"/>
    <w:rPr>
      <w:i/>
      <w:iCs/>
    </w:rPr>
  </w:style>
  <w:style w:type="paragraph" w:styleId="ListParagraph">
    <w:name w:val="List Paragraph"/>
    <w:basedOn w:val="Normal"/>
    <w:link w:val="ListParagraphChar"/>
    <w:uiPriority w:val="34"/>
    <w:qFormat/>
    <w:rsid w:val="006944EC"/>
    <w:pPr>
      <w:numPr>
        <w:numId w:val="11"/>
      </w:numPr>
    </w:pPr>
  </w:style>
  <w:style w:type="table" w:styleId="TableGrid">
    <w:name w:val="Table Grid"/>
    <w:basedOn w:val="TableNormal"/>
    <w:uiPriority w:val="39"/>
    <w:rsid w:val="0053559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aliases w:val="H1 Char,Mục Char"/>
    <w:basedOn w:val="DefaultParagraphFont"/>
    <w:link w:val="Heading1"/>
    <w:uiPriority w:val="9"/>
    <w:rsid w:val="00734B15"/>
    <w:rPr>
      <w:b/>
      <w:bCs/>
      <w:caps/>
      <w:snapToGrid w:val="0"/>
      <w:color w:val="6E2500"/>
      <w:kern w:val="28"/>
      <w:sz w:val="28"/>
      <w:szCs w:val="24"/>
      <w:lang w:val="en-US" w:eastAsia="en-US"/>
    </w:rPr>
  </w:style>
  <w:style w:type="character" w:customStyle="1" w:styleId="Heading2Char">
    <w:name w:val="Heading 2 Char"/>
    <w:aliases w:val="l2 Char,H2 Char"/>
    <w:basedOn w:val="DefaultParagraphFont"/>
    <w:link w:val="Heading2"/>
    <w:uiPriority w:val="9"/>
    <w:rsid w:val="00F84913"/>
    <w:rPr>
      <w:rFonts w:cs="Arial"/>
      <w:b/>
      <w:bCs/>
      <w:i/>
      <w:iCs/>
      <w:snapToGrid w:val="0"/>
      <w:color w:val="003400"/>
      <w:spacing w:val="-4"/>
      <w:sz w:val="27"/>
      <w:szCs w:val="22"/>
      <w:lang w:val="en-US" w:eastAsia="en-US"/>
    </w:rPr>
  </w:style>
  <w:style w:type="character" w:customStyle="1" w:styleId="Heading3Char">
    <w:name w:val="Heading 3 Char"/>
    <w:aliases w:val="tai lieu tham khao Char"/>
    <w:basedOn w:val="DefaultParagraphFont"/>
    <w:link w:val="Heading3"/>
    <w:uiPriority w:val="9"/>
    <w:rsid w:val="00AA09FB"/>
    <w:rPr>
      <w:rFonts w:cs="Tahoma"/>
      <w:b/>
      <w:bCs/>
      <w:sz w:val="26"/>
      <w:szCs w:val="18"/>
      <w:lang w:val="en-US" w:eastAsia="en-US"/>
    </w:rPr>
  </w:style>
  <w:style w:type="character" w:customStyle="1" w:styleId="Heading4Char">
    <w:name w:val="Heading 4 Char"/>
    <w:basedOn w:val="DefaultParagraphFont"/>
    <w:link w:val="Heading4"/>
    <w:uiPriority w:val="9"/>
    <w:rsid w:val="000147C2"/>
    <w:rPr>
      <w:rFonts w:cs="Arial"/>
      <w:b/>
      <w:bCs/>
      <w:sz w:val="24"/>
      <w:lang w:eastAsia="en-US"/>
    </w:rPr>
  </w:style>
  <w:style w:type="character" w:customStyle="1" w:styleId="Heading5Char">
    <w:name w:val="Heading 5 Char"/>
    <w:basedOn w:val="DefaultParagraphFont"/>
    <w:link w:val="Heading5"/>
    <w:uiPriority w:val="9"/>
    <w:rsid w:val="00BF0CE8"/>
    <w:rPr>
      <w:i/>
      <w:sz w:val="24"/>
      <w:lang w:val="en-US" w:eastAsia="en-US"/>
    </w:rPr>
  </w:style>
  <w:style w:type="character" w:customStyle="1" w:styleId="Heading6Char">
    <w:name w:val="Heading 6 Char"/>
    <w:basedOn w:val="DefaultParagraphFont"/>
    <w:link w:val="Heading6"/>
    <w:uiPriority w:val="9"/>
    <w:rsid w:val="004E60A8"/>
    <w:rPr>
      <w:rFonts w:ascii="Helvetica" w:hAnsi="Helvetica"/>
      <w:i/>
      <w:iCs/>
      <w:color w:val="000000"/>
      <w:sz w:val="22"/>
      <w:szCs w:val="22"/>
      <w:lang w:val="en-US" w:eastAsia="en-US"/>
    </w:rPr>
  </w:style>
  <w:style w:type="character" w:customStyle="1" w:styleId="Heading7Char">
    <w:name w:val="Heading 7 Char"/>
    <w:basedOn w:val="DefaultParagraphFont"/>
    <w:link w:val="Heading7"/>
    <w:uiPriority w:val="9"/>
    <w:rsid w:val="004E60A8"/>
    <w:rPr>
      <w:rFonts w:ascii="Helvetica" w:hAnsi="Helvetica"/>
      <w:color w:val="000000"/>
      <w:sz w:val="24"/>
      <w:lang w:val="en-US" w:eastAsia="en-US"/>
    </w:rPr>
  </w:style>
  <w:style w:type="character" w:customStyle="1" w:styleId="Heading8Char">
    <w:name w:val="Heading 8 Char"/>
    <w:basedOn w:val="DefaultParagraphFont"/>
    <w:link w:val="Heading8"/>
    <w:uiPriority w:val="9"/>
    <w:rsid w:val="004E60A8"/>
    <w:rPr>
      <w:rFonts w:ascii="Helvetica" w:hAnsi="Helvetica"/>
      <w:i/>
      <w:iCs/>
      <w:color w:val="000000"/>
      <w:sz w:val="24"/>
      <w:lang w:val="en-US" w:eastAsia="en-US"/>
    </w:rPr>
  </w:style>
  <w:style w:type="character" w:customStyle="1" w:styleId="Heading9Char">
    <w:name w:val="Heading 9 Char"/>
    <w:basedOn w:val="DefaultParagraphFont"/>
    <w:link w:val="Heading9"/>
    <w:uiPriority w:val="9"/>
    <w:rsid w:val="004E60A8"/>
    <w:rPr>
      <w:rFonts w:ascii="Helvetica" w:hAnsi="Helvetica"/>
      <w:i/>
      <w:iCs/>
      <w:color w:val="000000"/>
      <w:sz w:val="18"/>
      <w:szCs w:val="18"/>
      <w:lang w:val="en-US" w:eastAsia="en-US"/>
    </w:rPr>
  </w:style>
  <w:style w:type="character" w:customStyle="1" w:styleId="c9y6tc1">
    <w:name w:val="c9y6tc1"/>
    <w:basedOn w:val="DefaultParagraphFont"/>
    <w:rsid w:val="00DE0728"/>
    <w:rPr>
      <w:color w:val="0000FF"/>
    </w:rPr>
  </w:style>
  <w:style w:type="character" w:customStyle="1" w:styleId="c194kg1">
    <w:name w:val="c194kg1"/>
    <w:basedOn w:val="DefaultParagraphFont"/>
    <w:rsid w:val="00DE0728"/>
    <w:rPr>
      <w:color w:val="602020"/>
    </w:rPr>
  </w:style>
  <w:style w:type="character" w:customStyle="1" w:styleId="c7dqy41">
    <w:name w:val="c7dqy41"/>
    <w:basedOn w:val="DefaultParagraphFont"/>
    <w:rsid w:val="00DE0728"/>
    <w:rPr>
      <w:color w:val="AC30BD"/>
    </w:rPr>
  </w:style>
  <w:style w:type="character" w:customStyle="1" w:styleId="c18yc01">
    <w:name w:val="c18yc01"/>
    <w:basedOn w:val="DefaultParagraphFont"/>
    <w:rsid w:val="00DE0728"/>
    <w:rPr>
      <w:color w:val="D00020"/>
    </w:rPr>
  </w:style>
  <w:style w:type="character" w:customStyle="1" w:styleId="c5m9s01">
    <w:name w:val="c5m9s01"/>
    <w:basedOn w:val="DefaultParagraphFont"/>
    <w:rsid w:val="00DE0728"/>
    <w:rPr>
      <w:color w:val="000090"/>
    </w:rPr>
  </w:style>
  <w:style w:type="table" w:customStyle="1" w:styleId="MediumShading1-Accent11">
    <w:name w:val="Medium Shading 1 - Accent 11"/>
    <w:basedOn w:val="TableNormal"/>
    <w:uiPriority w:val="63"/>
    <w:rsid w:val="00DE0728"/>
    <w:rPr>
      <w:rFonts w:ascii="Calibri" w:eastAsia="Calibri" w:hAnsi="Calibri"/>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EndnoteText">
    <w:name w:val="endnote text"/>
    <w:basedOn w:val="Normal"/>
    <w:link w:val="EndnoteTextChar"/>
    <w:rsid w:val="004A6D72"/>
    <w:pPr>
      <w:spacing w:before="0" w:after="120" w:line="340" w:lineRule="atLeast"/>
      <w:ind w:firstLine="567"/>
    </w:pPr>
    <w:rPr>
      <w:rFonts w:eastAsia="Calibri" w:cs="Times New Roman"/>
      <w:sz w:val="20"/>
    </w:rPr>
  </w:style>
  <w:style w:type="character" w:customStyle="1" w:styleId="EndnoteTextChar">
    <w:name w:val="Endnote Text Char"/>
    <w:basedOn w:val="DefaultParagraphFont"/>
    <w:link w:val="EndnoteText"/>
    <w:rsid w:val="004A6D72"/>
    <w:rPr>
      <w:rFonts w:eastAsia="Calibri"/>
    </w:rPr>
  </w:style>
  <w:style w:type="character" w:styleId="EndnoteReference">
    <w:name w:val="endnote reference"/>
    <w:basedOn w:val="DefaultParagraphFont"/>
    <w:rsid w:val="004A6D72"/>
    <w:rPr>
      <w:vertAlign w:val="superscript"/>
    </w:rPr>
  </w:style>
  <w:style w:type="paragraph" w:styleId="CommentSubject">
    <w:name w:val="annotation subject"/>
    <w:basedOn w:val="CommentText"/>
    <w:next w:val="CommentText"/>
    <w:link w:val="CommentSubjectChar"/>
    <w:rsid w:val="00D62DA7"/>
    <w:pPr>
      <w:spacing w:before="40"/>
      <w:ind w:left="544"/>
    </w:pPr>
    <w:rPr>
      <w:rFonts w:ascii="Tahoma" w:hAnsi="Tahoma" w:cs="Arial"/>
      <w:b/>
      <w:bCs/>
      <w:sz w:val="20"/>
      <w:lang w:val="en-US"/>
    </w:rPr>
  </w:style>
  <w:style w:type="character" w:customStyle="1" w:styleId="CommentTextChar">
    <w:name w:val="Comment Text Char"/>
    <w:basedOn w:val="DefaultParagraphFont"/>
    <w:link w:val="CommentText"/>
    <w:semiHidden/>
    <w:rsid w:val="00D62DA7"/>
    <w:rPr>
      <w:sz w:val="21"/>
      <w:lang w:val="en-GB" w:eastAsia="en-US"/>
    </w:rPr>
  </w:style>
  <w:style w:type="character" w:customStyle="1" w:styleId="CommentSubjectChar">
    <w:name w:val="Comment Subject Char"/>
    <w:basedOn w:val="CommentTextChar"/>
    <w:link w:val="CommentSubject"/>
    <w:rsid w:val="00D62DA7"/>
    <w:rPr>
      <w:sz w:val="21"/>
      <w:lang w:val="en-GB" w:eastAsia="en-US"/>
    </w:rPr>
  </w:style>
  <w:style w:type="paragraph" w:styleId="BalloonText">
    <w:name w:val="Balloon Text"/>
    <w:basedOn w:val="Normal"/>
    <w:link w:val="BalloonTextChar"/>
    <w:uiPriority w:val="99"/>
    <w:rsid w:val="00D62DA7"/>
    <w:pPr>
      <w:spacing w:before="0" w:line="240" w:lineRule="auto"/>
    </w:pPr>
    <w:rPr>
      <w:rFonts w:cs="Tahoma"/>
      <w:sz w:val="16"/>
      <w:szCs w:val="16"/>
    </w:rPr>
  </w:style>
  <w:style w:type="character" w:customStyle="1" w:styleId="BalloonTextChar">
    <w:name w:val="Balloon Text Char"/>
    <w:basedOn w:val="DefaultParagraphFont"/>
    <w:link w:val="BalloonText"/>
    <w:uiPriority w:val="99"/>
    <w:rsid w:val="00D62DA7"/>
    <w:rPr>
      <w:rFonts w:ascii="Tahoma" w:hAnsi="Tahoma" w:cs="Tahoma"/>
      <w:sz w:val="16"/>
      <w:szCs w:val="16"/>
      <w:lang w:val="en-US" w:eastAsia="en-US"/>
    </w:rPr>
  </w:style>
  <w:style w:type="paragraph" w:styleId="TOCHeading">
    <w:name w:val="TOC Heading"/>
    <w:basedOn w:val="Heading1"/>
    <w:next w:val="Normal"/>
    <w:uiPriority w:val="39"/>
    <w:unhideWhenUsed/>
    <w:qFormat/>
    <w:rsid w:val="00DB6F9B"/>
    <w:pPr>
      <w:keepLines/>
      <w:pageBreakBefore w:val="0"/>
      <w:widowControl/>
      <w:numPr>
        <w:numId w:val="0"/>
      </w:numPr>
      <w:spacing w:before="480" w:after="0" w:line="276" w:lineRule="auto"/>
      <w:jc w:val="left"/>
      <w:outlineLvl w:val="9"/>
    </w:pPr>
    <w:rPr>
      <w:rFonts w:eastAsia="Malgun Gothic"/>
      <w:caps w:val="0"/>
      <w:snapToGrid/>
      <w:color w:val="365F91"/>
      <w:kern w:val="0"/>
      <w:szCs w:val="28"/>
    </w:rPr>
  </w:style>
  <w:style w:type="character" w:customStyle="1" w:styleId="apple-converted-space">
    <w:name w:val="apple-converted-space"/>
    <w:basedOn w:val="DefaultParagraphFont"/>
    <w:rsid w:val="00162506"/>
  </w:style>
  <w:style w:type="paragraph" w:styleId="Revision">
    <w:name w:val="Revision"/>
    <w:hidden/>
    <w:uiPriority w:val="99"/>
    <w:semiHidden/>
    <w:rsid w:val="00744648"/>
    <w:rPr>
      <w:rFonts w:ascii="Tahoma" w:hAnsi="Tahoma" w:cs="Arial"/>
      <w:sz w:val="21"/>
      <w:lang w:val="en-US" w:eastAsia="en-US"/>
    </w:rPr>
  </w:style>
  <w:style w:type="character" w:customStyle="1" w:styleId="FooterChar">
    <w:name w:val="Footer Char"/>
    <w:basedOn w:val="DefaultParagraphFont"/>
    <w:link w:val="Footer"/>
    <w:uiPriority w:val="99"/>
    <w:rsid w:val="00D37FC5"/>
    <w:rPr>
      <w:rFonts w:ascii="Tahoma" w:hAnsi="Tahoma" w:cs="Tahoma"/>
      <w:sz w:val="21"/>
      <w:lang w:val="en-US" w:eastAsia="en-US"/>
    </w:rPr>
  </w:style>
  <w:style w:type="paragraph" w:styleId="Bibliography">
    <w:name w:val="Bibliography"/>
    <w:basedOn w:val="Normal"/>
    <w:next w:val="Normal"/>
    <w:uiPriority w:val="37"/>
    <w:unhideWhenUsed/>
    <w:rsid w:val="00BC1CFA"/>
  </w:style>
  <w:style w:type="character" w:customStyle="1" w:styleId="ListParagraphChar">
    <w:name w:val="List Paragraph Char"/>
    <w:link w:val="ListParagraph"/>
    <w:uiPriority w:val="34"/>
    <w:rsid w:val="00DF6FCC"/>
    <w:rPr>
      <w:rFonts w:cs="Arial"/>
      <w:sz w:val="24"/>
      <w:lang w:val="en-US" w:eastAsia="en-US"/>
    </w:rPr>
  </w:style>
  <w:style w:type="character" w:customStyle="1" w:styleId="hps">
    <w:name w:val="hps"/>
    <w:basedOn w:val="DefaultParagraphFont"/>
    <w:rsid w:val="007B5780"/>
  </w:style>
  <w:style w:type="character" w:styleId="FollowedHyperlink">
    <w:name w:val="FollowedHyperlink"/>
    <w:basedOn w:val="DefaultParagraphFont"/>
    <w:rsid w:val="00553668"/>
    <w:rPr>
      <w:color w:val="800080" w:themeColor="followedHyperlink"/>
      <w:u w:val="single"/>
    </w:rPr>
  </w:style>
  <w:style w:type="paragraph" w:customStyle="1" w:styleId="Table0">
    <w:name w:val="Table"/>
    <w:basedOn w:val="Normal"/>
    <w:qFormat/>
    <w:rsid w:val="001A63AD"/>
    <w:rPr>
      <w:sz w:val="19"/>
    </w:rPr>
  </w:style>
  <w:style w:type="character" w:styleId="HTMLCode">
    <w:name w:val="HTML Code"/>
    <w:basedOn w:val="DefaultParagraphFont"/>
    <w:uiPriority w:val="99"/>
    <w:unhideWhenUsed/>
    <w:rsid w:val="008C0FCA"/>
    <w:rPr>
      <w:rFonts w:ascii="Courier" w:eastAsiaTheme="minorEastAsia" w:hAnsi="Courier" w:cs="Courier"/>
      <w:sz w:val="20"/>
      <w:szCs w:val="20"/>
    </w:rPr>
  </w:style>
  <w:style w:type="paragraph" w:styleId="HTMLPreformatted">
    <w:name w:val="HTML Preformatted"/>
    <w:basedOn w:val="Normal"/>
    <w:link w:val="HTMLPreformattedChar"/>
    <w:uiPriority w:val="99"/>
    <w:unhideWhenUsed/>
    <w:rsid w:val="008C0F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EastAsia" w:hAnsi="Courier" w:cs="Courier"/>
      <w:sz w:val="20"/>
    </w:rPr>
  </w:style>
  <w:style w:type="character" w:customStyle="1" w:styleId="HTMLPreformattedChar">
    <w:name w:val="HTML Preformatted Char"/>
    <w:basedOn w:val="DefaultParagraphFont"/>
    <w:link w:val="HTMLPreformatted"/>
    <w:uiPriority w:val="99"/>
    <w:rsid w:val="008C0FCA"/>
    <w:rPr>
      <w:rFonts w:ascii="Courier" w:eastAsiaTheme="minorEastAsia" w:hAnsi="Courier" w:cs="Courier"/>
      <w:lang w:val="en-US" w:eastAsia="en-US"/>
    </w:rPr>
  </w:style>
  <w:style w:type="character" w:customStyle="1" w:styleId="TitleChar">
    <w:name w:val="Title Char"/>
    <w:basedOn w:val="DefaultParagraphFont"/>
    <w:link w:val="Title"/>
    <w:uiPriority w:val="10"/>
    <w:rsid w:val="000B3FED"/>
    <w:rPr>
      <w:rFonts w:ascii=".VnArialH" w:hAnsi=".VnArialH"/>
      <w:b/>
      <w:bCs/>
      <w:sz w:val="24"/>
      <w:lang w:val="en-US" w:eastAsia="en-US"/>
    </w:rPr>
  </w:style>
  <w:style w:type="character" w:customStyle="1" w:styleId="HeaderChar">
    <w:name w:val="Header Char"/>
    <w:basedOn w:val="DefaultParagraphFont"/>
    <w:link w:val="Header"/>
    <w:uiPriority w:val="99"/>
    <w:rsid w:val="000B3FED"/>
    <w:rPr>
      <w:rFonts w:ascii="Verdana" w:hAnsi="Verdana" w:cs="Tahoma"/>
      <w:sz w:val="24"/>
      <w:lang w:val="en-US" w:eastAsia="en-US"/>
    </w:rPr>
  </w:style>
  <w:style w:type="character" w:styleId="HTMLCite">
    <w:name w:val="HTML Cite"/>
    <w:basedOn w:val="DefaultParagraphFont"/>
    <w:uiPriority w:val="99"/>
    <w:unhideWhenUsed/>
    <w:rsid w:val="000B3FED"/>
    <w:rPr>
      <w:i/>
      <w:iCs/>
    </w:rPr>
  </w:style>
  <w:style w:type="character" w:customStyle="1" w:styleId="DocumentMapChar">
    <w:name w:val="Document Map Char"/>
    <w:basedOn w:val="DefaultParagraphFont"/>
    <w:link w:val="DocumentMap"/>
    <w:uiPriority w:val="99"/>
    <w:semiHidden/>
    <w:rsid w:val="000B3FED"/>
    <w:rPr>
      <w:rFonts w:cs="Tahoma"/>
      <w:sz w:val="24"/>
      <w:shd w:val="clear" w:color="auto" w:fill="000080"/>
      <w:lang w:val="en-AU" w:eastAsia="en-US"/>
    </w:rPr>
  </w:style>
  <w:style w:type="table" w:styleId="TableGrid1">
    <w:name w:val="Table Grid 1"/>
    <w:basedOn w:val="TableNormal"/>
    <w:rsid w:val="00BE161F"/>
    <w:pPr>
      <w:spacing w:before="120" w:line="276"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link">
    <w:name w:val="link"/>
    <w:basedOn w:val="Normal"/>
    <w:rsid w:val="008F5925"/>
    <w:pPr>
      <w:spacing w:before="100" w:beforeAutospacing="1" w:after="100" w:afterAutospacing="1" w:line="240" w:lineRule="auto"/>
      <w:jc w:val="left"/>
    </w:pPr>
    <w:rPr>
      <w:rFonts w:ascii="Times" w:hAnsi="Times" w:cs="Times New Roman"/>
      <w:sz w:val="20"/>
    </w:rPr>
  </w:style>
  <w:style w:type="paragraph" w:styleId="NoSpacing">
    <w:name w:val="No Spacing"/>
    <w:uiPriority w:val="1"/>
    <w:qFormat/>
    <w:rsid w:val="004072C3"/>
    <w:rPr>
      <w:rFonts w:asciiTheme="minorHAnsi" w:eastAsiaTheme="minorEastAsia" w:hAnsiTheme="minorHAnsi" w:cstheme="minorBidi"/>
      <w:sz w:val="22"/>
      <w:szCs w:val="22"/>
      <w:lang w:val="en-US" w:eastAsia="ja-JP"/>
    </w:rPr>
  </w:style>
  <w:style w:type="character" w:styleId="UnresolvedMention">
    <w:name w:val="Unresolved Mention"/>
    <w:basedOn w:val="DefaultParagraphFont"/>
    <w:uiPriority w:val="99"/>
    <w:semiHidden/>
    <w:unhideWhenUsed/>
    <w:rsid w:val="005E75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7362">
      <w:bodyDiv w:val="1"/>
      <w:marLeft w:val="0"/>
      <w:marRight w:val="0"/>
      <w:marTop w:val="0"/>
      <w:marBottom w:val="0"/>
      <w:divBdr>
        <w:top w:val="none" w:sz="0" w:space="0" w:color="auto"/>
        <w:left w:val="none" w:sz="0" w:space="0" w:color="auto"/>
        <w:bottom w:val="none" w:sz="0" w:space="0" w:color="auto"/>
        <w:right w:val="none" w:sz="0" w:space="0" w:color="auto"/>
      </w:divBdr>
    </w:div>
    <w:div w:id="78646810">
      <w:bodyDiv w:val="1"/>
      <w:marLeft w:val="0"/>
      <w:marRight w:val="0"/>
      <w:marTop w:val="0"/>
      <w:marBottom w:val="0"/>
      <w:divBdr>
        <w:top w:val="none" w:sz="0" w:space="0" w:color="auto"/>
        <w:left w:val="none" w:sz="0" w:space="0" w:color="auto"/>
        <w:bottom w:val="none" w:sz="0" w:space="0" w:color="auto"/>
        <w:right w:val="none" w:sz="0" w:space="0" w:color="auto"/>
      </w:divBdr>
    </w:div>
    <w:div w:id="109322845">
      <w:bodyDiv w:val="1"/>
      <w:marLeft w:val="0"/>
      <w:marRight w:val="0"/>
      <w:marTop w:val="0"/>
      <w:marBottom w:val="0"/>
      <w:divBdr>
        <w:top w:val="none" w:sz="0" w:space="0" w:color="auto"/>
        <w:left w:val="none" w:sz="0" w:space="0" w:color="auto"/>
        <w:bottom w:val="none" w:sz="0" w:space="0" w:color="auto"/>
        <w:right w:val="none" w:sz="0" w:space="0" w:color="auto"/>
      </w:divBdr>
    </w:div>
    <w:div w:id="192504058">
      <w:bodyDiv w:val="1"/>
      <w:marLeft w:val="0"/>
      <w:marRight w:val="0"/>
      <w:marTop w:val="0"/>
      <w:marBottom w:val="0"/>
      <w:divBdr>
        <w:top w:val="none" w:sz="0" w:space="0" w:color="auto"/>
        <w:left w:val="none" w:sz="0" w:space="0" w:color="auto"/>
        <w:bottom w:val="none" w:sz="0" w:space="0" w:color="auto"/>
        <w:right w:val="none" w:sz="0" w:space="0" w:color="auto"/>
      </w:divBdr>
      <w:divsChild>
        <w:div w:id="104203428">
          <w:marLeft w:val="240"/>
          <w:marRight w:val="0"/>
          <w:marTop w:val="0"/>
          <w:marBottom w:val="120"/>
          <w:divBdr>
            <w:top w:val="none" w:sz="0" w:space="0" w:color="auto"/>
            <w:left w:val="none" w:sz="0" w:space="0" w:color="auto"/>
            <w:bottom w:val="none" w:sz="0" w:space="0" w:color="auto"/>
            <w:right w:val="none" w:sz="0" w:space="0" w:color="auto"/>
          </w:divBdr>
          <w:divsChild>
            <w:div w:id="1405909628">
              <w:marLeft w:val="0"/>
              <w:marRight w:val="0"/>
              <w:marTop w:val="0"/>
              <w:marBottom w:val="0"/>
              <w:divBdr>
                <w:top w:val="none" w:sz="0" w:space="0" w:color="auto"/>
                <w:left w:val="none" w:sz="0" w:space="0" w:color="auto"/>
                <w:bottom w:val="none" w:sz="0" w:space="0" w:color="auto"/>
                <w:right w:val="none" w:sz="0" w:space="0" w:color="auto"/>
              </w:divBdr>
            </w:div>
          </w:divsChild>
        </w:div>
        <w:div w:id="1750880958">
          <w:marLeft w:val="240"/>
          <w:marRight w:val="0"/>
          <w:marTop w:val="0"/>
          <w:marBottom w:val="120"/>
          <w:divBdr>
            <w:top w:val="none" w:sz="0" w:space="0" w:color="auto"/>
            <w:left w:val="none" w:sz="0" w:space="0" w:color="auto"/>
            <w:bottom w:val="none" w:sz="0" w:space="0" w:color="auto"/>
            <w:right w:val="none" w:sz="0" w:space="0" w:color="auto"/>
          </w:divBdr>
          <w:divsChild>
            <w:div w:id="10186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6440">
      <w:bodyDiv w:val="1"/>
      <w:marLeft w:val="0"/>
      <w:marRight w:val="0"/>
      <w:marTop w:val="0"/>
      <w:marBottom w:val="0"/>
      <w:divBdr>
        <w:top w:val="none" w:sz="0" w:space="0" w:color="auto"/>
        <w:left w:val="none" w:sz="0" w:space="0" w:color="auto"/>
        <w:bottom w:val="none" w:sz="0" w:space="0" w:color="auto"/>
        <w:right w:val="none" w:sz="0" w:space="0" w:color="auto"/>
      </w:divBdr>
    </w:div>
    <w:div w:id="320621374">
      <w:bodyDiv w:val="1"/>
      <w:marLeft w:val="0"/>
      <w:marRight w:val="0"/>
      <w:marTop w:val="0"/>
      <w:marBottom w:val="0"/>
      <w:divBdr>
        <w:top w:val="none" w:sz="0" w:space="0" w:color="auto"/>
        <w:left w:val="none" w:sz="0" w:space="0" w:color="auto"/>
        <w:bottom w:val="none" w:sz="0" w:space="0" w:color="auto"/>
        <w:right w:val="none" w:sz="0" w:space="0" w:color="auto"/>
      </w:divBdr>
    </w:div>
    <w:div w:id="369495950">
      <w:bodyDiv w:val="1"/>
      <w:marLeft w:val="0"/>
      <w:marRight w:val="0"/>
      <w:marTop w:val="0"/>
      <w:marBottom w:val="0"/>
      <w:divBdr>
        <w:top w:val="none" w:sz="0" w:space="0" w:color="auto"/>
        <w:left w:val="none" w:sz="0" w:space="0" w:color="auto"/>
        <w:bottom w:val="none" w:sz="0" w:space="0" w:color="auto"/>
        <w:right w:val="none" w:sz="0" w:space="0" w:color="auto"/>
      </w:divBdr>
      <w:divsChild>
        <w:div w:id="1698382480">
          <w:marLeft w:val="547"/>
          <w:marRight w:val="0"/>
          <w:marTop w:val="0"/>
          <w:marBottom w:val="0"/>
          <w:divBdr>
            <w:top w:val="none" w:sz="0" w:space="0" w:color="auto"/>
            <w:left w:val="none" w:sz="0" w:space="0" w:color="auto"/>
            <w:bottom w:val="none" w:sz="0" w:space="0" w:color="auto"/>
            <w:right w:val="none" w:sz="0" w:space="0" w:color="auto"/>
          </w:divBdr>
        </w:div>
        <w:div w:id="738282202">
          <w:marLeft w:val="1166"/>
          <w:marRight w:val="0"/>
          <w:marTop w:val="0"/>
          <w:marBottom w:val="0"/>
          <w:divBdr>
            <w:top w:val="none" w:sz="0" w:space="0" w:color="auto"/>
            <w:left w:val="none" w:sz="0" w:space="0" w:color="auto"/>
            <w:bottom w:val="none" w:sz="0" w:space="0" w:color="auto"/>
            <w:right w:val="none" w:sz="0" w:space="0" w:color="auto"/>
          </w:divBdr>
        </w:div>
        <w:div w:id="826743675">
          <w:marLeft w:val="1166"/>
          <w:marRight w:val="0"/>
          <w:marTop w:val="0"/>
          <w:marBottom w:val="0"/>
          <w:divBdr>
            <w:top w:val="none" w:sz="0" w:space="0" w:color="auto"/>
            <w:left w:val="none" w:sz="0" w:space="0" w:color="auto"/>
            <w:bottom w:val="none" w:sz="0" w:space="0" w:color="auto"/>
            <w:right w:val="none" w:sz="0" w:space="0" w:color="auto"/>
          </w:divBdr>
        </w:div>
        <w:div w:id="1590431447">
          <w:marLeft w:val="1166"/>
          <w:marRight w:val="0"/>
          <w:marTop w:val="0"/>
          <w:marBottom w:val="0"/>
          <w:divBdr>
            <w:top w:val="none" w:sz="0" w:space="0" w:color="auto"/>
            <w:left w:val="none" w:sz="0" w:space="0" w:color="auto"/>
            <w:bottom w:val="none" w:sz="0" w:space="0" w:color="auto"/>
            <w:right w:val="none" w:sz="0" w:space="0" w:color="auto"/>
          </w:divBdr>
        </w:div>
        <w:div w:id="1560246353">
          <w:marLeft w:val="1166"/>
          <w:marRight w:val="0"/>
          <w:marTop w:val="0"/>
          <w:marBottom w:val="0"/>
          <w:divBdr>
            <w:top w:val="none" w:sz="0" w:space="0" w:color="auto"/>
            <w:left w:val="none" w:sz="0" w:space="0" w:color="auto"/>
            <w:bottom w:val="none" w:sz="0" w:space="0" w:color="auto"/>
            <w:right w:val="none" w:sz="0" w:space="0" w:color="auto"/>
          </w:divBdr>
        </w:div>
        <w:div w:id="1610702493">
          <w:marLeft w:val="1166"/>
          <w:marRight w:val="0"/>
          <w:marTop w:val="0"/>
          <w:marBottom w:val="0"/>
          <w:divBdr>
            <w:top w:val="none" w:sz="0" w:space="0" w:color="auto"/>
            <w:left w:val="none" w:sz="0" w:space="0" w:color="auto"/>
            <w:bottom w:val="none" w:sz="0" w:space="0" w:color="auto"/>
            <w:right w:val="none" w:sz="0" w:space="0" w:color="auto"/>
          </w:divBdr>
        </w:div>
        <w:div w:id="1310548839">
          <w:marLeft w:val="1166"/>
          <w:marRight w:val="0"/>
          <w:marTop w:val="0"/>
          <w:marBottom w:val="0"/>
          <w:divBdr>
            <w:top w:val="none" w:sz="0" w:space="0" w:color="auto"/>
            <w:left w:val="none" w:sz="0" w:space="0" w:color="auto"/>
            <w:bottom w:val="none" w:sz="0" w:space="0" w:color="auto"/>
            <w:right w:val="none" w:sz="0" w:space="0" w:color="auto"/>
          </w:divBdr>
        </w:div>
        <w:div w:id="259945669">
          <w:marLeft w:val="1166"/>
          <w:marRight w:val="0"/>
          <w:marTop w:val="0"/>
          <w:marBottom w:val="0"/>
          <w:divBdr>
            <w:top w:val="none" w:sz="0" w:space="0" w:color="auto"/>
            <w:left w:val="none" w:sz="0" w:space="0" w:color="auto"/>
            <w:bottom w:val="none" w:sz="0" w:space="0" w:color="auto"/>
            <w:right w:val="none" w:sz="0" w:space="0" w:color="auto"/>
          </w:divBdr>
        </w:div>
        <w:div w:id="1114010936">
          <w:marLeft w:val="1166"/>
          <w:marRight w:val="0"/>
          <w:marTop w:val="0"/>
          <w:marBottom w:val="0"/>
          <w:divBdr>
            <w:top w:val="none" w:sz="0" w:space="0" w:color="auto"/>
            <w:left w:val="none" w:sz="0" w:space="0" w:color="auto"/>
            <w:bottom w:val="none" w:sz="0" w:space="0" w:color="auto"/>
            <w:right w:val="none" w:sz="0" w:space="0" w:color="auto"/>
          </w:divBdr>
        </w:div>
      </w:divsChild>
    </w:div>
    <w:div w:id="373190512">
      <w:bodyDiv w:val="1"/>
      <w:marLeft w:val="0"/>
      <w:marRight w:val="0"/>
      <w:marTop w:val="0"/>
      <w:marBottom w:val="0"/>
      <w:divBdr>
        <w:top w:val="none" w:sz="0" w:space="0" w:color="auto"/>
        <w:left w:val="none" w:sz="0" w:space="0" w:color="auto"/>
        <w:bottom w:val="none" w:sz="0" w:space="0" w:color="auto"/>
        <w:right w:val="none" w:sz="0" w:space="0" w:color="auto"/>
      </w:divBdr>
    </w:div>
    <w:div w:id="502166038">
      <w:bodyDiv w:val="1"/>
      <w:marLeft w:val="0"/>
      <w:marRight w:val="0"/>
      <w:marTop w:val="0"/>
      <w:marBottom w:val="0"/>
      <w:divBdr>
        <w:top w:val="none" w:sz="0" w:space="0" w:color="auto"/>
        <w:left w:val="none" w:sz="0" w:space="0" w:color="auto"/>
        <w:bottom w:val="none" w:sz="0" w:space="0" w:color="auto"/>
        <w:right w:val="none" w:sz="0" w:space="0" w:color="auto"/>
      </w:divBdr>
    </w:div>
    <w:div w:id="540553512">
      <w:bodyDiv w:val="1"/>
      <w:marLeft w:val="0"/>
      <w:marRight w:val="0"/>
      <w:marTop w:val="0"/>
      <w:marBottom w:val="0"/>
      <w:divBdr>
        <w:top w:val="none" w:sz="0" w:space="0" w:color="auto"/>
        <w:left w:val="none" w:sz="0" w:space="0" w:color="auto"/>
        <w:bottom w:val="none" w:sz="0" w:space="0" w:color="auto"/>
        <w:right w:val="none" w:sz="0" w:space="0" w:color="auto"/>
      </w:divBdr>
      <w:divsChild>
        <w:div w:id="1410539880">
          <w:marLeft w:val="0"/>
          <w:marRight w:val="0"/>
          <w:marTop w:val="0"/>
          <w:marBottom w:val="0"/>
          <w:divBdr>
            <w:top w:val="none" w:sz="0" w:space="0" w:color="auto"/>
            <w:left w:val="none" w:sz="0" w:space="0" w:color="auto"/>
            <w:bottom w:val="none" w:sz="0" w:space="0" w:color="auto"/>
            <w:right w:val="none" w:sz="0" w:space="0" w:color="auto"/>
          </w:divBdr>
          <w:divsChild>
            <w:div w:id="17181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3639">
      <w:bodyDiv w:val="1"/>
      <w:marLeft w:val="0"/>
      <w:marRight w:val="0"/>
      <w:marTop w:val="0"/>
      <w:marBottom w:val="0"/>
      <w:divBdr>
        <w:top w:val="none" w:sz="0" w:space="0" w:color="auto"/>
        <w:left w:val="none" w:sz="0" w:space="0" w:color="auto"/>
        <w:bottom w:val="none" w:sz="0" w:space="0" w:color="auto"/>
        <w:right w:val="none" w:sz="0" w:space="0" w:color="auto"/>
      </w:divBdr>
    </w:div>
    <w:div w:id="733815896">
      <w:bodyDiv w:val="1"/>
      <w:marLeft w:val="0"/>
      <w:marRight w:val="0"/>
      <w:marTop w:val="0"/>
      <w:marBottom w:val="0"/>
      <w:divBdr>
        <w:top w:val="none" w:sz="0" w:space="0" w:color="auto"/>
        <w:left w:val="none" w:sz="0" w:space="0" w:color="auto"/>
        <w:bottom w:val="none" w:sz="0" w:space="0" w:color="auto"/>
        <w:right w:val="none" w:sz="0" w:space="0" w:color="auto"/>
      </w:divBdr>
    </w:div>
    <w:div w:id="765730078">
      <w:bodyDiv w:val="1"/>
      <w:marLeft w:val="0"/>
      <w:marRight w:val="0"/>
      <w:marTop w:val="0"/>
      <w:marBottom w:val="0"/>
      <w:divBdr>
        <w:top w:val="none" w:sz="0" w:space="0" w:color="auto"/>
        <w:left w:val="none" w:sz="0" w:space="0" w:color="auto"/>
        <w:bottom w:val="none" w:sz="0" w:space="0" w:color="auto"/>
        <w:right w:val="none" w:sz="0" w:space="0" w:color="auto"/>
      </w:divBdr>
    </w:div>
    <w:div w:id="846555872">
      <w:bodyDiv w:val="1"/>
      <w:marLeft w:val="0"/>
      <w:marRight w:val="0"/>
      <w:marTop w:val="0"/>
      <w:marBottom w:val="0"/>
      <w:divBdr>
        <w:top w:val="none" w:sz="0" w:space="0" w:color="auto"/>
        <w:left w:val="none" w:sz="0" w:space="0" w:color="auto"/>
        <w:bottom w:val="none" w:sz="0" w:space="0" w:color="auto"/>
        <w:right w:val="none" w:sz="0" w:space="0" w:color="auto"/>
      </w:divBdr>
    </w:div>
    <w:div w:id="865751584">
      <w:bodyDiv w:val="1"/>
      <w:marLeft w:val="0"/>
      <w:marRight w:val="0"/>
      <w:marTop w:val="0"/>
      <w:marBottom w:val="0"/>
      <w:divBdr>
        <w:top w:val="none" w:sz="0" w:space="0" w:color="auto"/>
        <w:left w:val="none" w:sz="0" w:space="0" w:color="auto"/>
        <w:bottom w:val="none" w:sz="0" w:space="0" w:color="auto"/>
        <w:right w:val="none" w:sz="0" w:space="0" w:color="auto"/>
      </w:divBdr>
    </w:div>
    <w:div w:id="888106071">
      <w:bodyDiv w:val="1"/>
      <w:marLeft w:val="0"/>
      <w:marRight w:val="0"/>
      <w:marTop w:val="0"/>
      <w:marBottom w:val="0"/>
      <w:divBdr>
        <w:top w:val="none" w:sz="0" w:space="0" w:color="auto"/>
        <w:left w:val="none" w:sz="0" w:space="0" w:color="auto"/>
        <w:bottom w:val="none" w:sz="0" w:space="0" w:color="auto"/>
        <w:right w:val="none" w:sz="0" w:space="0" w:color="auto"/>
      </w:divBdr>
    </w:div>
    <w:div w:id="1172331356">
      <w:bodyDiv w:val="1"/>
      <w:marLeft w:val="0"/>
      <w:marRight w:val="0"/>
      <w:marTop w:val="0"/>
      <w:marBottom w:val="0"/>
      <w:divBdr>
        <w:top w:val="none" w:sz="0" w:space="0" w:color="auto"/>
        <w:left w:val="none" w:sz="0" w:space="0" w:color="auto"/>
        <w:bottom w:val="none" w:sz="0" w:space="0" w:color="auto"/>
        <w:right w:val="none" w:sz="0" w:space="0" w:color="auto"/>
      </w:divBdr>
    </w:div>
    <w:div w:id="1215431068">
      <w:bodyDiv w:val="1"/>
      <w:marLeft w:val="0"/>
      <w:marRight w:val="0"/>
      <w:marTop w:val="0"/>
      <w:marBottom w:val="0"/>
      <w:divBdr>
        <w:top w:val="none" w:sz="0" w:space="0" w:color="auto"/>
        <w:left w:val="none" w:sz="0" w:space="0" w:color="auto"/>
        <w:bottom w:val="none" w:sz="0" w:space="0" w:color="auto"/>
        <w:right w:val="none" w:sz="0" w:space="0" w:color="auto"/>
      </w:divBdr>
    </w:div>
    <w:div w:id="1264999286">
      <w:bodyDiv w:val="1"/>
      <w:marLeft w:val="0"/>
      <w:marRight w:val="0"/>
      <w:marTop w:val="0"/>
      <w:marBottom w:val="0"/>
      <w:divBdr>
        <w:top w:val="none" w:sz="0" w:space="0" w:color="auto"/>
        <w:left w:val="none" w:sz="0" w:space="0" w:color="auto"/>
        <w:bottom w:val="none" w:sz="0" w:space="0" w:color="auto"/>
        <w:right w:val="none" w:sz="0" w:space="0" w:color="auto"/>
      </w:divBdr>
    </w:div>
    <w:div w:id="1325822443">
      <w:bodyDiv w:val="1"/>
      <w:marLeft w:val="0"/>
      <w:marRight w:val="0"/>
      <w:marTop w:val="0"/>
      <w:marBottom w:val="0"/>
      <w:divBdr>
        <w:top w:val="none" w:sz="0" w:space="0" w:color="auto"/>
        <w:left w:val="none" w:sz="0" w:space="0" w:color="auto"/>
        <w:bottom w:val="none" w:sz="0" w:space="0" w:color="auto"/>
        <w:right w:val="none" w:sz="0" w:space="0" w:color="auto"/>
      </w:divBdr>
    </w:div>
    <w:div w:id="1337029909">
      <w:bodyDiv w:val="1"/>
      <w:marLeft w:val="0"/>
      <w:marRight w:val="0"/>
      <w:marTop w:val="0"/>
      <w:marBottom w:val="0"/>
      <w:divBdr>
        <w:top w:val="none" w:sz="0" w:space="0" w:color="auto"/>
        <w:left w:val="none" w:sz="0" w:space="0" w:color="auto"/>
        <w:bottom w:val="none" w:sz="0" w:space="0" w:color="auto"/>
        <w:right w:val="none" w:sz="0" w:space="0" w:color="auto"/>
      </w:divBdr>
    </w:div>
    <w:div w:id="1351494488">
      <w:bodyDiv w:val="1"/>
      <w:marLeft w:val="0"/>
      <w:marRight w:val="0"/>
      <w:marTop w:val="0"/>
      <w:marBottom w:val="0"/>
      <w:divBdr>
        <w:top w:val="none" w:sz="0" w:space="0" w:color="auto"/>
        <w:left w:val="none" w:sz="0" w:space="0" w:color="auto"/>
        <w:bottom w:val="none" w:sz="0" w:space="0" w:color="auto"/>
        <w:right w:val="none" w:sz="0" w:space="0" w:color="auto"/>
      </w:divBdr>
    </w:div>
    <w:div w:id="1385711221">
      <w:bodyDiv w:val="1"/>
      <w:marLeft w:val="0"/>
      <w:marRight w:val="0"/>
      <w:marTop w:val="0"/>
      <w:marBottom w:val="0"/>
      <w:divBdr>
        <w:top w:val="none" w:sz="0" w:space="0" w:color="auto"/>
        <w:left w:val="none" w:sz="0" w:space="0" w:color="auto"/>
        <w:bottom w:val="none" w:sz="0" w:space="0" w:color="auto"/>
        <w:right w:val="none" w:sz="0" w:space="0" w:color="auto"/>
      </w:divBdr>
    </w:div>
    <w:div w:id="1429043565">
      <w:bodyDiv w:val="1"/>
      <w:marLeft w:val="0"/>
      <w:marRight w:val="0"/>
      <w:marTop w:val="0"/>
      <w:marBottom w:val="0"/>
      <w:divBdr>
        <w:top w:val="none" w:sz="0" w:space="0" w:color="auto"/>
        <w:left w:val="none" w:sz="0" w:space="0" w:color="auto"/>
        <w:bottom w:val="none" w:sz="0" w:space="0" w:color="auto"/>
        <w:right w:val="none" w:sz="0" w:space="0" w:color="auto"/>
      </w:divBdr>
      <w:divsChild>
        <w:div w:id="827745880">
          <w:marLeft w:val="0"/>
          <w:marRight w:val="0"/>
          <w:marTop w:val="0"/>
          <w:marBottom w:val="0"/>
          <w:divBdr>
            <w:top w:val="none" w:sz="0" w:space="0" w:color="auto"/>
            <w:left w:val="none" w:sz="0" w:space="0" w:color="auto"/>
            <w:bottom w:val="none" w:sz="0" w:space="0" w:color="auto"/>
            <w:right w:val="none" w:sz="0" w:space="0" w:color="auto"/>
          </w:divBdr>
          <w:divsChild>
            <w:div w:id="420301497">
              <w:marLeft w:val="240"/>
              <w:marRight w:val="0"/>
              <w:marTop w:val="0"/>
              <w:marBottom w:val="120"/>
              <w:divBdr>
                <w:top w:val="none" w:sz="0" w:space="0" w:color="auto"/>
                <w:left w:val="none" w:sz="0" w:space="0" w:color="auto"/>
                <w:bottom w:val="none" w:sz="0" w:space="0" w:color="auto"/>
                <w:right w:val="none" w:sz="0" w:space="0" w:color="auto"/>
              </w:divBdr>
            </w:div>
          </w:divsChild>
        </w:div>
      </w:divsChild>
    </w:div>
    <w:div w:id="1464998920">
      <w:bodyDiv w:val="1"/>
      <w:marLeft w:val="0"/>
      <w:marRight w:val="0"/>
      <w:marTop w:val="0"/>
      <w:marBottom w:val="0"/>
      <w:divBdr>
        <w:top w:val="none" w:sz="0" w:space="0" w:color="auto"/>
        <w:left w:val="none" w:sz="0" w:space="0" w:color="auto"/>
        <w:bottom w:val="none" w:sz="0" w:space="0" w:color="auto"/>
        <w:right w:val="none" w:sz="0" w:space="0" w:color="auto"/>
      </w:divBdr>
    </w:div>
    <w:div w:id="1470631166">
      <w:bodyDiv w:val="1"/>
      <w:marLeft w:val="0"/>
      <w:marRight w:val="0"/>
      <w:marTop w:val="0"/>
      <w:marBottom w:val="0"/>
      <w:divBdr>
        <w:top w:val="none" w:sz="0" w:space="0" w:color="auto"/>
        <w:left w:val="none" w:sz="0" w:space="0" w:color="auto"/>
        <w:bottom w:val="none" w:sz="0" w:space="0" w:color="auto"/>
        <w:right w:val="none" w:sz="0" w:space="0" w:color="auto"/>
      </w:divBdr>
    </w:div>
    <w:div w:id="1529562221">
      <w:bodyDiv w:val="1"/>
      <w:marLeft w:val="0"/>
      <w:marRight w:val="0"/>
      <w:marTop w:val="0"/>
      <w:marBottom w:val="0"/>
      <w:divBdr>
        <w:top w:val="none" w:sz="0" w:space="0" w:color="auto"/>
        <w:left w:val="none" w:sz="0" w:space="0" w:color="auto"/>
        <w:bottom w:val="none" w:sz="0" w:space="0" w:color="auto"/>
        <w:right w:val="none" w:sz="0" w:space="0" w:color="auto"/>
      </w:divBdr>
    </w:div>
    <w:div w:id="1597128998">
      <w:bodyDiv w:val="1"/>
      <w:marLeft w:val="0"/>
      <w:marRight w:val="0"/>
      <w:marTop w:val="0"/>
      <w:marBottom w:val="0"/>
      <w:divBdr>
        <w:top w:val="none" w:sz="0" w:space="0" w:color="auto"/>
        <w:left w:val="none" w:sz="0" w:space="0" w:color="auto"/>
        <w:bottom w:val="none" w:sz="0" w:space="0" w:color="auto"/>
        <w:right w:val="none" w:sz="0" w:space="0" w:color="auto"/>
      </w:divBdr>
    </w:div>
    <w:div w:id="1686860688">
      <w:bodyDiv w:val="1"/>
      <w:marLeft w:val="0"/>
      <w:marRight w:val="0"/>
      <w:marTop w:val="0"/>
      <w:marBottom w:val="0"/>
      <w:divBdr>
        <w:top w:val="none" w:sz="0" w:space="0" w:color="auto"/>
        <w:left w:val="none" w:sz="0" w:space="0" w:color="auto"/>
        <w:bottom w:val="none" w:sz="0" w:space="0" w:color="auto"/>
        <w:right w:val="none" w:sz="0" w:space="0" w:color="auto"/>
      </w:divBdr>
    </w:div>
    <w:div w:id="1748650374">
      <w:bodyDiv w:val="1"/>
      <w:marLeft w:val="0"/>
      <w:marRight w:val="0"/>
      <w:marTop w:val="0"/>
      <w:marBottom w:val="0"/>
      <w:divBdr>
        <w:top w:val="none" w:sz="0" w:space="0" w:color="auto"/>
        <w:left w:val="none" w:sz="0" w:space="0" w:color="auto"/>
        <w:bottom w:val="none" w:sz="0" w:space="0" w:color="auto"/>
        <w:right w:val="none" w:sz="0" w:space="0" w:color="auto"/>
      </w:divBdr>
    </w:div>
    <w:div w:id="1781683216">
      <w:bodyDiv w:val="1"/>
      <w:marLeft w:val="0"/>
      <w:marRight w:val="0"/>
      <w:marTop w:val="0"/>
      <w:marBottom w:val="0"/>
      <w:divBdr>
        <w:top w:val="none" w:sz="0" w:space="0" w:color="auto"/>
        <w:left w:val="none" w:sz="0" w:space="0" w:color="auto"/>
        <w:bottom w:val="none" w:sz="0" w:space="0" w:color="auto"/>
        <w:right w:val="none" w:sz="0" w:space="0" w:color="auto"/>
      </w:divBdr>
      <w:divsChild>
        <w:div w:id="164444535">
          <w:marLeft w:val="547"/>
          <w:marRight w:val="0"/>
          <w:marTop w:val="0"/>
          <w:marBottom w:val="0"/>
          <w:divBdr>
            <w:top w:val="none" w:sz="0" w:space="0" w:color="auto"/>
            <w:left w:val="none" w:sz="0" w:space="0" w:color="auto"/>
            <w:bottom w:val="none" w:sz="0" w:space="0" w:color="auto"/>
            <w:right w:val="none" w:sz="0" w:space="0" w:color="auto"/>
          </w:divBdr>
        </w:div>
        <w:div w:id="196740732">
          <w:marLeft w:val="547"/>
          <w:marRight w:val="0"/>
          <w:marTop w:val="0"/>
          <w:marBottom w:val="0"/>
          <w:divBdr>
            <w:top w:val="none" w:sz="0" w:space="0" w:color="auto"/>
            <w:left w:val="none" w:sz="0" w:space="0" w:color="auto"/>
            <w:bottom w:val="none" w:sz="0" w:space="0" w:color="auto"/>
            <w:right w:val="none" w:sz="0" w:space="0" w:color="auto"/>
          </w:divBdr>
        </w:div>
        <w:div w:id="438524514">
          <w:marLeft w:val="547"/>
          <w:marRight w:val="0"/>
          <w:marTop w:val="0"/>
          <w:marBottom w:val="0"/>
          <w:divBdr>
            <w:top w:val="none" w:sz="0" w:space="0" w:color="auto"/>
            <w:left w:val="none" w:sz="0" w:space="0" w:color="auto"/>
            <w:bottom w:val="none" w:sz="0" w:space="0" w:color="auto"/>
            <w:right w:val="none" w:sz="0" w:space="0" w:color="auto"/>
          </w:divBdr>
        </w:div>
        <w:div w:id="501088458">
          <w:marLeft w:val="547"/>
          <w:marRight w:val="0"/>
          <w:marTop w:val="0"/>
          <w:marBottom w:val="0"/>
          <w:divBdr>
            <w:top w:val="none" w:sz="0" w:space="0" w:color="auto"/>
            <w:left w:val="none" w:sz="0" w:space="0" w:color="auto"/>
            <w:bottom w:val="none" w:sz="0" w:space="0" w:color="auto"/>
            <w:right w:val="none" w:sz="0" w:space="0" w:color="auto"/>
          </w:divBdr>
        </w:div>
        <w:div w:id="538666780">
          <w:marLeft w:val="547"/>
          <w:marRight w:val="0"/>
          <w:marTop w:val="0"/>
          <w:marBottom w:val="0"/>
          <w:divBdr>
            <w:top w:val="none" w:sz="0" w:space="0" w:color="auto"/>
            <w:left w:val="none" w:sz="0" w:space="0" w:color="auto"/>
            <w:bottom w:val="none" w:sz="0" w:space="0" w:color="auto"/>
            <w:right w:val="none" w:sz="0" w:space="0" w:color="auto"/>
          </w:divBdr>
        </w:div>
        <w:div w:id="738600002">
          <w:marLeft w:val="1166"/>
          <w:marRight w:val="0"/>
          <w:marTop w:val="0"/>
          <w:marBottom w:val="0"/>
          <w:divBdr>
            <w:top w:val="none" w:sz="0" w:space="0" w:color="auto"/>
            <w:left w:val="none" w:sz="0" w:space="0" w:color="auto"/>
            <w:bottom w:val="none" w:sz="0" w:space="0" w:color="auto"/>
            <w:right w:val="none" w:sz="0" w:space="0" w:color="auto"/>
          </w:divBdr>
        </w:div>
        <w:div w:id="1034305478">
          <w:marLeft w:val="1166"/>
          <w:marRight w:val="0"/>
          <w:marTop w:val="0"/>
          <w:marBottom w:val="0"/>
          <w:divBdr>
            <w:top w:val="none" w:sz="0" w:space="0" w:color="auto"/>
            <w:left w:val="none" w:sz="0" w:space="0" w:color="auto"/>
            <w:bottom w:val="none" w:sz="0" w:space="0" w:color="auto"/>
            <w:right w:val="none" w:sz="0" w:space="0" w:color="auto"/>
          </w:divBdr>
        </w:div>
        <w:div w:id="1250886105">
          <w:marLeft w:val="1166"/>
          <w:marRight w:val="0"/>
          <w:marTop w:val="0"/>
          <w:marBottom w:val="0"/>
          <w:divBdr>
            <w:top w:val="none" w:sz="0" w:space="0" w:color="auto"/>
            <w:left w:val="none" w:sz="0" w:space="0" w:color="auto"/>
            <w:bottom w:val="none" w:sz="0" w:space="0" w:color="auto"/>
            <w:right w:val="none" w:sz="0" w:space="0" w:color="auto"/>
          </w:divBdr>
        </w:div>
        <w:div w:id="1430347125">
          <w:marLeft w:val="547"/>
          <w:marRight w:val="0"/>
          <w:marTop w:val="0"/>
          <w:marBottom w:val="0"/>
          <w:divBdr>
            <w:top w:val="none" w:sz="0" w:space="0" w:color="auto"/>
            <w:left w:val="none" w:sz="0" w:space="0" w:color="auto"/>
            <w:bottom w:val="none" w:sz="0" w:space="0" w:color="auto"/>
            <w:right w:val="none" w:sz="0" w:space="0" w:color="auto"/>
          </w:divBdr>
        </w:div>
        <w:div w:id="2082435681">
          <w:marLeft w:val="1166"/>
          <w:marRight w:val="0"/>
          <w:marTop w:val="0"/>
          <w:marBottom w:val="0"/>
          <w:divBdr>
            <w:top w:val="none" w:sz="0" w:space="0" w:color="auto"/>
            <w:left w:val="none" w:sz="0" w:space="0" w:color="auto"/>
            <w:bottom w:val="none" w:sz="0" w:space="0" w:color="auto"/>
            <w:right w:val="none" w:sz="0" w:space="0" w:color="auto"/>
          </w:divBdr>
        </w:div>
        <w:div w:id="2098821513">
          <w:marLeft w:val="547"/>
          <w:marRight w:val="0"/>
          <w:marTop w:val="0"/>
          <w:marBottom w:val="0"/>
          <w:divBdr>
            <w:top w:val="none" w:sz="0" w:space="0" w:color="auto"/>
            <w:left w:val="none" w:sz="0" w:space="0" w:color="auto"/>
            <w:bottom w:val="none" w:sz="0" w:space="0" w:color="auto"/>
            <w:right w:val="none" w:sz="0" w:space="0" w:color="auto"/>
          </w:divBdr>
        </w:div>
      </w:divsChild>
    </w:div>
    <w:div w:id="1831215411">
      <w:bodyDiv w:val="1"/>
      <w:marLeft w:val="0"/>
      <w:marRight w:val="0"/>
      <w:marTop w:val="0"/>
      <w:marBottom w:val="0"/>
      <w:divBdr>
        <w:top w:val="none" w:sz="0" w:space="0" w:color="auto"/>
        <w:left w:val="none" w:sz="0" w:space="0" w:color="auto"/>
        <w:bottom w:val="none" w:sz="0" w:space="0" w:color="auto"/>
        <w:right w:val="none" w:sz="0" w:space="0" w:color="auto"/>
      </w:divBdr>
    </w:div>
    <w:div w:id="1897353679">
      <w:bodyDiv w:val="1"/>
      <w:marLeft w:val="0"/>
      <w:marRight w:val="0"/>
      <w:marTop w:val="0"/>
      <w:marBottom w:val="0"/>
      <w:divBdr>
        <w:top w:val="none" w:sz="0" w:space="0" w:color="auto"/>
        <w:left w:val="none" w:sz="0" w:space="0" w:color="auto"/>
        <w:bottom w:val="none" w:sz="0" w:space="0" w:color="auto"/>
        <w:right w:val="none" w:sz="0" w:space="0" w:color="auto"/>
      </w:divBdr>
    </w:div>
    <w:div w:id="1919092478">
      <w:bodyDiv w:val="1"/>
      <w:marLeft w:val="0"/>
      <w:marRight w:val="0"/>
      <w:marTop w:val="0"/>
      <w:marBottom w:val="0"/>
      <w:divBdr>
        <w:top w:val="none" w:sz="0" w:space="0" w:color="auto"/>
        <w:left w:val="none" w:sz="0" w:space="0" w:color="auto"/>
        <w:bottom w:val="none" w:sz="0" w:space="0" w:color="auto"/>
        <w:right w:val="none" w:sz="0" w:space="0" w:color="auto"/>
      </w:divBdr>
    </w:div>
    <w:div w:id="2029939475">
      <w:bodyDiv w:val="1"/>
      <w:marLeft w:val="0"/>
      <w:marRight w:val="0"/>
      <w:marTop w:val="0"/>
      <w:marBottom w:val="0"/>
      <w:divBdr>
        <w:top w:val="none" w:sz="0" w:space="0" w:color="auto"/>
        <w:left w:val="none" w:sz="0" w:space="0" w:color="auto"/>
        <w:bottom w:val="none" w:sz="0" w:space="0" w:color="auto"/>
        <w:right w:val="none" w:sz="0" w:space="0" w:color="auto"/>
      </w:divBdr>
    </w:div>
    <w:div w:id="2050451891">
      <w:bodyDiv w:val="1"/>
      <w:marLeft w:val="0"/>
      <w:marRight w:val="0"/>
      <w:marTop w:val="0"/>
      <w:marBottom w:val="0"/>
      <w:divBdr>
        <w:top w:val="none" w:sz="0" w:space="0" w:color="auto"/>
        <w:left w:val="none" w:sz="0" w:space="0" w:color="auto"/>
        <w:bottom w:val="none" w:sz="0" w:space="0" w:color="auto"/>
        <w:right w:val="none" w:sz="0" w:space="0" w:color="auto"/>
      </w:divBdr>
      <w:divsChild>
        <w:div w:id="1681735611">
          <w:marLeft w:val="432"/>
          <w:marRight w:val="0"/>
          <w:marTop w:val="125"/>
          <w:marBottom w:val="0"/>
          <w:divBdr>
            <w:top w:val="none" w:sz="0" w:space="0" w:color="auto"/>
            <w:left w:val="none" w:sz="0" w:space="0" w:color="auto"/>
            <w:bottom w:val="none" w:sz="0" w:space="0" w:color="auto"/>
            <w:right w:val="none" w:sz="0" w:space="0" w:color="auto"/>
          </w:divBdr>
        </w:div>
      </w:divsChild>
    </w:div>
    <w:div w:id="2137673612">
      <w:bodyDiv w:val="1"/>
      <w:marLeft w:val="0"/>
      <w:marRight w:val="0"/>
      <w:marTop w:val="0"/>
      <w:marBottom w:val="0"/>
      <w:divBdr>
        <w:top w:val="none" w:sz="0" w:space="0" w:color="auto"/>
        <w:left w:val="none" w:sz="0" w:space="0" w:color="auto"/>
        <w:bottom w:val="none" w:sz="0" w:space="0" w:color="auto"/>
        <w:right w:val="none" w:sz="0" w:space="0" w:color="auto"/>
      </w:divBdr>
      <w:divsChild>
        <w:div w:id="327295192">
          <w:marLeft w:val="0"/>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google.com/spreadsheets/d/1zSrSCBM7nXXBDrjveTh58IdIRaDlvXuPy_nhDoh-MoU/edit?usp=shar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From%20Home\FSoft\Template\Template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Org10</b:Tag>
    <b:SourceType>ElectronicSource</b:SourceType>
    <b:Guid>{EC1E4D92-68F1-4C49-A2CB-476E2638E43C}</b:Guid>
    <b:LCID>uz-Cyrl-UZ</b:LCID>
    <b:Author>
      <b:Author>
        <b:NameList>
          <b:Person>
            <b:Last>WHO</b:Last>
          </b:Person>
        </b:NameList>
      </b:Author>
    </b:Author>
    <b:Title>GLOBAL DATA ON VISUAL IMPAIRMENTS</b:Title>
    <b:Year>2010</b:Year>
    <b:URL>http://www.who.int/blindness/GLOBALDATAFINALforweb.pdf</b:URL>
    <b:RefOrder>10</b:RefOrder>
  </b:Source>
  <b:Source>
    <b:Tag>W3C</b:Tag>
    <b:SourceType>InternetSite</b:SourceType>
    <b:Guid>{DC89B5B0-3E5B-48B5-8EBC-4041CFE9B558}</b:Guid>
    <b:LCID>uz-Cyrl-UZ</b:LCID>
    <b:Author>
      <b:Author>
        <b:NameList>
          <b:Person>
            <b:Last>W3C</b:Last>
          </b:Person>
        </b:NameList>
      </b:Author>
    </b:Author>
    <b:Title>Web Accessibility Intiative</b:Title>
    <b:ProductionCompany>World Wide Web Consortium</b:ProductionCompany>
    <b:URL>http://www.w3.org/WAI/</b:URL>
    <b:RefOrder>1</b:RefOrder>
  </b:Source>
  <b:Source>
    <b:Tag>DaV</b:Tag>
    <b:SourceType>InternetSite</b:SourceType>
    <b:Guid>{EDBE8BE8-DD46-4290-BB0B-8D473BA050F4}</b:Guid>
    <b:LCID>uz-Cyrl-UZ</b:LCID>
    <b:Title>DaVinci HD/OCR All-In-One Desktop Magnifier</b:Title>
    <b:InternetSiteTitle>Low vision solutions</b:InternetSiteTitle>
    <b:ProductionCompany>Enhanced Vision</b:ProductionCompany>
    <b:URL>http://www.enhancedvision.com</b:URL>
    <b:RefOrder>7</b:RefOrder>
  </b:Source>
  <b:Source>
    <b:Tag>Bra</b:Tag>
    <b:SourceType>InternetSite</b:SourceType>
    <b:Guid>{300E1D86-CFFC-4EBA-AA99-9E3BEA545FB1}</b:Guid>
    <b:LCID>uz-Cyrl-UZ</b:LCID>
    <b:Title>Braille Sense U2 MINI The Next Generation of our Popular 18-cell Braille Sense Notetaker</b:Title>
    <b:InternetSiteTitle>HIMS</b:InternetSiteTitle>
    <b:ProductionCompany>HIMS Inc. </b:ProductionCompany>
    <b:URL>http://hims-inc.com/products/braille-sense-u2-mini/</b:URL>
    <b:RefOrder>8</b:RefOrder>
  </b:Source>
  <b:Source>
    <b:Tag>Jaw15</b:Tag>
    <b:SourceType>InternetSite</b:SourceType>
    <b:Guid>{25BAD279-6A43-42BD-9474-C6F70AF9A0D9}</b:Guid>
    <b:LCID>uz-Cyrl-UZ</b:LCID>
    <b:Title>Jaws Screen Reader - Best in Class</b:Title>
    <b:InternetSiteTitle>Freedom Scientific</b:InternetSiteTitle>
    <b:ProductionCompany>Freedom Scientific</b:ProductionCompany>
    <b:YearAccessed>2015</b:YearAccessed>
    <b:MonthAccessed>10</b:MonthAccessed>
    <b:DayAccessed>30</b:DayAccessed>
    <b:URL>http://www.freedomscientific.com/Products/Blindness/JAWS</b:URL>
    <b:RefOrder>9</b:RefOrder>
  </b:Source>
  <b:Source>
    <b:Tag>Hội98</b:Tag>
    <b:SourceType>Report</b:SourceType>
    <b:Guid>{C2578582-05AF-444F-9F14-A3E59953C576}</b:Guid>
    <b:LCID>uz-Cyrl-UZ</b:LCID>
    <b:Author>
      <b:Author>
        <b:NameList>
          <b:Person>
            <b:Last>Nội</b:Last>
            <b:First>Hội</b:First>
            <b:Middle>người mù Hà</b:Middle>
          </b:Person>
        </b:NameList>
      </b:Author>
    </b:Author>
    <b:Title>Báo cáo Đại hội hội người mù Hà Nội</b:Title>
    <b:Year>1998</b:Year>
    <b:City>Hà Nội</b:City>
    <b:RefOrder>11</b:RefOrder>
  </b:Source>
  <b:Source>
    <b:Tag>Trầ06</b:Tag>
    <b:SourceType>Misc</b:SourceType>
    <b:Guid>{A3B49222-1D18-4385-97F7-8C3D0C7BE9B4}</b:Guid>
    <b:LCID>uz-Cyrl-UZ</b:LCID>
    <b:Author>
      <b:Author>
        <b:NameList>
          <b:Person>
            <b:Last>Hiếu</b:Last>
            <b:First>Trần</b:First>
            <b:Middle>Trung</b:Middle>
          </b:Person>
        </b:NameList>
      </b:Author>
    </b:Author>
    <b:Title>Báo cáo của trưởng ban tuyên giáo thành hội người mù Hà Nội</b:Title>
    <b:Year>2006</b:Year>
    <b:City>Hà Nội</b:City>
    <b:PublicationTitle>Hội thảo Quyền tiếp cận thông tin của người khuyết tật</b:PublicationTitle>
    <b:RefOrder>12</b:RefOrder>
  </b:Source>
  <b:Source>
    <b:Tag>Acc14</b:Tag>
    <b:SourceType>DocumentFromInternetSite</b:SourceType>
    <b:Guid>{518E9370-23AB-4477-AFE6-032827662454}</b:Guid>
    <b:LCID>uz-Cyrl-UZ</b:LCID>
    <b:Title>Accessible Rich Internet Applications (WAI-ARIA) 1.0</b:Title>
    <b:InternetSiteTitle>W3C Recommendation</b:InternetSiteTitle>
    <b:ProductionCompany>W3C</b:ProductionCompany>
    <b:Year>2014</b:Year>
    <b:Month>3</b:Month>
    <b:Day>20</b:Day>
    <b:YearAccessed>2015</b:YearAccessed>
    <b:MonthAccessed>10</b:MonthAccessed>
    <b:URL>http://www.w3.org/TR/wai-aria/</b:URL>
    <b:RefOrder>4</b:RefOrder>
  </b:Source>
  <b:Source>
    <b:Tag>Aut15</b:Tag>
    <b:SourceType>DocumentFromInternetSite</b:SourceType>
    <b:Guid>{476A7FC2-C517-4D23-BD1D-941B26A2EA17}</b:Guid>
    <b:LCID>uz-Cyrl-UZ</b:LCID>
    <b:Title>Authoring Tool Accessibility Guidelines (ATAG) 2.0</b:Title>
    <b:InternetSiteTitle>W3C Recommendation</b:InternetSiteTitle>
    <b:Year>2015</b:Year>
    <b:Month>9</b:Month>
    <b:Day>24</b:Day>
    <b:YearAccessed>2015</b:YearAccessed>
    <b:MonthAccessed>10</b:MonthAccessed>
    <b:URL>http://www.w3.org/TR/ATAG20/</b:URL>
    <b:ProductionCompany>W3C</b:ProductionCompany>
    <b:RefOrder>2</b:RefOrder>
  </b:Source>
  <b:Source>
    <b:Tag>Use02</b:Tag>
    <b:SourceType>DocumentFromInternetSite</b:SourceType>
    <b:Guid>{1B86E21B-01BD-434F-8C8D-AF7002280293}</b:Guid>
    <b:LCID>uz-Cyrl-UZ</b:LCID>
    <b:Title>User Agent Accessibility Guidelines 1.0</b:Title>
    <b:InternetSiteTitle>W3C Recommendation</b:InternetSiteTitle>
    <b:ProductionCompany>W3C</b:ProductionCompany>
    <b:Year>2002</b:Year>
    <b:Month>December</b:Month>
    <b:Day>17</b:Day>
    <b:YearAccessed>2015</b:YearAccessed>
    <b:MonthAccessed>10</b:MonthAccessed>
    <b:URL>http://www.w3.org/TR/UAAG10/</b:URL>
    <b:RefOrder>3</b:RefOrder>
  </b:Source>
  <b:Source>
    <b:Tag>Acc</b:Tag>
    <b:SourceType>DocumentFromInternetSite</b:SourceType>
    <b:Guid>{54D2596F-51D4-4254-BD01-D04C82C268E1}</b:Guid>
    <b:LCID>uz-Cyrl-UZ</b:LCID>
    <b:Title>Accessibility Design Guidelines for the Web</b:Title>
    <b:InternetSiteTitle>MSDN</b:InternetSiteTitle>
    <b:ProductionCompany>Microsoft</b:ProductionCompany>
    <b:URL>https://msdn.microsoft.com/en-us/library/aa291312%28v=vs.71%29.aspx</b:URL>
    <b:RefOrder>5</b:RefOrder>
  </b:Source>
  <b:Source>
    <b:Tag>Wal</b:Tag>
    <b:SourceType>DocumentFromInternetSite</b:SourceType>
    <b:Guid>{B747637C-F29A-4C9E-B347-917DF5CDAB14}</b:Guid>
    <b:LCID>uz-Cyrl-UZ</b:LCID>
    <b:Title>Walkthrough: Accessibility Guidelines for Using Image Controls, Menu Controls, and AutoPostBack</b:Title>
    <b:InternetSiteTitle>MSDN</b:InternetSiteTitle>
    <b:ProductionCompany>Microsoft</b:ProductionCompany>
    <b:URL>https://msdn.microsoft.com/en-us/library/3has1x30(v=vs.100).aspx</b:URL>
    <b:RefOrder>6</b:RefOrder>
  </b:Source>
</b:Sources>
</file>

<file path=customXml/itemProps1.xml><?xml version="1.0" encoding="utf-8"?>
<ds:datastoreItem xmlns:ds="http://schemas.openxmlformats.org/officeDocument/2006/customXml" ds:itemID="{2AAD6BC2-85B8-4FA9-8EBF-7528E7E1F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Template_SRS.dot</Template>
  <TotalTime>392</TotalTime>
  <Pages>36</Pages>
  <Words>4707</Words>
  <Characters>26835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SRS</vt:lpstr>
    </vt:vector>
  </TitlesOfParts>
  <Company>Toshiba</Company>
  <LinksUpToDate>false</LinksUpToDate>
  <CharactersWithSpaces>31480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dc:title>
  <dc:subject>1/0</dc:subject>
  <dc:creator>Vũ Thị Hương Giang</dc:creator>
  <cp:lastModifiedBy>Nguyen Viet Thai 20153356</cp:lastModifiedBy>
  <cp:revision>10</cp:revision>
  <cp:lastPrinted>2009-09-22T17:11:00Z</cp:lastPrinted>
  <dcterms:created xsi:type="dcterms:W3CDTF">2020-02-15T08:12:00Z</dcterms:created>
  <dcterms:modified xsi:type="dcterms:W3CDTF">2020-02-17T03:31:00Z</dcterms:modified>
</cp:coreProperties>
</file>